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F448" w14:textId="26D7CF83" w:rsidR="00731501" w:rsidRPr="00731501" w:rsidRDefault="00731501" w:rsidP="00900C51">
      <w:pPr>
        <w:jc w:val="center"/>
        <w:rPr>
          <w:b/>
          <w:bCs/>
          <w:lang w:val="en-NZ"/>
        </w:rPr>
      </w:pPr>
      <w:r w:rsidRPr="00731501">
        <w:rPr>
          <w:b/>
          <w:bCs/>
          <w:lang w:val="en-NZ"/>
        </w:rPr>
        <w:t>Ma</w:t>
      </w:r>
      <w:r w:rsidR="006A5DCD">
        <w:rPr>
          <w:b/>
          <w:bCs/>
          <w:lang w:val="en-NZ"/>
        </w:rPr>
        <w:t xml:space="preserve">naging </w:t>
      </w:r>
      <w:r w:rsidRPr="00731501">
        <w:rPr>
          <w:b/>
          <w:bCs/>
          <w:lang w:val="en-NZ"/>
        </w:rPr>
        <w:t>Rising Fiscal Risk</w:t>
      </w:r>
      <w:r>
        <w:rPr>
          <w:b/>
          <w:bCs/>
          <w:lang w:val="en-NZ"/>
        </w:rPr>
        <w:t xml:space="preserve">. The role of </w:t>
      </w:r>
      <w:r w:rsidR="00FB0115">
        <w:rPr>
          <w:b/>
          <w:bCs/>
          <w:lang w:val="en-NZ"/>
        </w:rPr>
        <w:t xml:space="preserve">a </w:t>
      </w:r>
      <w:r>
        <w:rPr>
          <w:b/>
          <w:bCs/>
          <w:lang w:val="en-NZ"/>
        </w:rPr>
        <w:t>Parliamentary Budget Office</w:t>
      </w:r>
    </w:p>
    <w:p w14:paraId="0D5DCCB1" w14:textId="77777777" w:rsidR="00731501" w:rsidRPr="00731501" w:rsidRDefault="00731501" w:rsidP="00731501">
      <w:pPr>
        <w:rPr>
          <w:b/>
          <w:bCs/>
          <w:lang w:val="en-NZ"/>
        </w:rPr>
      </w:pPr>
      <w:r w:rsidRPr="00731501">
        <w:rPr>
          <w:b/>
          <w:bCs/>
          <w:lang w:val="en-NZ"/>
        </w:rPr>
        <w:t>Introduction</w:t>
      </w:r>
    </w:p>
    <w:p w14:paraId="628250FB" w14:textId="7B38E23D" w:rsidR="00731501" w:rsidRPr="00731501" w:rsidRDefault="00731501" w:rsidP="00731501">
      <w:pPr>
        <w:rPr>
          <w:lang w:val="en-NZ"/>
        </w:rPr>
      </w:pPr>
      <w:r w:rsidRPr="00731501">
        <w:rPr>
          <w:lang w:val="en-NZ"/>
        </w:rPr>
        <w:t xml:space="preserve">New Zealand is a distinctive high-income economy. By global standards it is small, geographically remote, and highly exposed to commodity price cycles. Yet over recent decades it has delivered living standards that compare favourably with many larger and more diversified economies, particularly when living standards are measured more broadly than GDP per capita. </w:t>
      </w:r>
    </w:p>
    <w:p w14:paraId="3C698D3E" w14:textId="290B0A21" w:rsidR="00731501" w:rsidRPr="00731501" w:rsidRDefault="007F524C" w:rsidP="00731501">
      <w:pPr>
        <w:rPr>
          <w:lang w:val="en-NZ"/>
        </w:rPr>
      </w:pPr>
      <w:r>
        <w:rPr>
          <w:lang w:val="en-NZ"/>
        </w:rPr>
        <w:t xml:space="preserve">But we do </w:t>
      </w:r>
      <w:r w:rsidR="00731501" w:rsidRPr="00731501">
        <w:rPr>
          <w:lang w:val="en-NZ"/>
        </w:rPr>
        <w:t xml:space="preserve">face structural challenges </w:t>
      </w:r>
      <w:bookmarkStart w:id="0" w:name="_Hlk221452448"/>
      <w:r w:rsidR="00731501" w:rsidRPr="00731501">
        <w:rPr>
          <w:lang w:val="en-NZ"/>
        </w:rPr>
        <w:t>–</w:t>
      </w:r>
      <w:bookmarkEnd w:id="0"/>
      <w:r w:rsidR="00731501" w:rsidRPr="00731501">
        <w:rPr>
          <w:lang w:val="en-NZ"/>
        </w:rPr>
        <w:t xml:space="preserve"> especially weak productivity growth and rapid population ageing – that create rising medium- to long-term macroeconomic and fiscal risks. While New Zealand’s strengths have supported high wellbeing and relatively robust income growth, these challenges threaten the economy’s capacity to absorb shocks and risk lower living standards for future generations.</w:t>
      </w:r>
    </w:p>
    <w:p w14:paraId="385C581E" w14:textId="520398C9" w:rsidR="00731501" w:rsidRPr="00731501" w:rsidRDefault="00731501" w:rsidP="00731501">
      <w:pPr>
        <w:rPr>
          <w:lang w:val="en-NZ"/>
        </w:rPr>
      </w:pPr>
      <w:r w:rsidRPr="00731501">
        <w:rPr>
          <w:lang w:val="en-NZ"/>
        </w:rPr>
        <w:t xml:space="preserve">A range of policy directions has been proposed to </w:t>
      </w:r>
      <w:r w:rsidR="00E22587">
        <w:rPr>
          <w:lang w:val="en-NZ"/>
        </w:rPr>
        <w:t>lower</w:t>
      </w:r>
      <w:r w:rsidRPr="00731501">
        <w:rPr>
          <w:lang w:val="en-NZ"/>
        </w:rPr>
        <w:t xml:space="preserve"> these risks, including tax reform, restraint in ad hoc industrial policy, and changes to retirement income settings. Th</w:t>
      </w:r>
      <w:r w:rsidR="00B94D29">
        <w:rPr>
          <w:lang w:val="en-NZ"/>
        </w:rPr>
        <w:t>is column</w:t>
      </w:r>
      <w:r w:rsidRPr="00731501">
        <w:rPr>
          <w:lang w:val="en-NZ"/>
        </w:rPr>
        <w:t xml:space="preserve">’s central recommendation is the establishment of an independent fiscal institution </w:t>
      </w:r>
      <w:r w:rsidR="006C6F3F">
        <w:rPr>
          <w:lang w:val="en-NZ"/>
        </w:rPr>
        <w:t xml:space="preserve">– a Parliamentary Budget Office </w:t>
      </w:r>
      <w:ins w:id="1" w:author="Matt Nolan" w:date="2026-09-28T10:50:00Z" w16du:dateUtc="2026-09-28T00:50:00Z">
        <w:r w:rsidR="00427D4B">
          <w:rPr>
            <w:lang w:val="en-NZ"/>
          </w:rPr>
          <w:t>–</w:t>
        </w:r>
      </w:ins>
      <w:del w:id="2" w:author="Matt Nolan" w:date="2026-09-28T10:50:00Z" w16du:dateUtc="2026-09-28T00:50:00Z">
        <w:r w:rsidR="006C6F3F" w:rsidDel="00427D4B">
          <w:rPr>
            <w:lang w:val="en-NZ"/>
          </w:rPr>
          <w:delText>-</w:delText>
        </w:r>
      </w:del>
      <w:r w:rsidR="006C6F3F">
        <w:rPr>
          <w:lang w:val="en-NZ"/>
        </w:rPr>
        <w:t xml:space="preserve"> </w:t>
      </w:r>
      <w:r w:rsidRPr="00731501">
        <w:rPr>
          <w:lang w:val="en-NZ"/>
        </w:rPr>
        <w:t>to strengthen fiscal decision-making, transparency, and public understanding of long-term trade-offs.</w:t>
      </w:r>
    </w:p>
    <w:p w14:paraId="357E57B9" w14:textId="77777777" w:rsidR="00731501" w:rsidRPr="00A6085D" w:rsidRDefault="00731501" w:rsidP="00731501">
      <w:pPr>
        <w:rPr>
          <w:b/>
          <w:bCs/>
          <w:lang w:val="en-NZ"/>
        </w:rPr>
      </w:pPr>
      <w:r w:rsidRPr="00A6085D">
        <w:rPr>
          <w:b/>
          <w:bCs/>
          <w:lang w:val="en-NZ"/>
        </w:rPr>
        <w:t>Ageing and fiscal sustainability</w:t>
      </w:r>
    </w:p>
    <w:p w14:paraId="4AF827C0" w14:textId="0F1CE4A0" w:rsidR="00731501" w:rsidRPr="00731501" w:rsidDel="00AC5E84" w:rsidRDefault="00731501" w:rsidP="00731501">
      <w:pPr>
        <w:rPr>
          <w:del w:id="3" w:author="Matt Nolan" w:date="2026-09-28T10:59:00Z" w16du:dateUtc="2026-09-28T00:59:00Z"/>
          <w:lang w:val="en-NZ"/>
        </w:rPr>
      </w:pPr>
      <w:del w:id="4" w:author="Matt Nolan" w:date="2026-09-28T10:59:00Z" w16du:dateUtc="2026-09-28T00:59:00Z">
        <w:r w:rsidRPr="00731501" w:rsidDel="00AC5E84">
          <w:rPr>
            <w:lang w:val="en-NZ"/>
          </w:rPr>
          <w:delText xml:space="preserve">The </w:delText>
        </w:r>
        <w:r w:rsidR="00E55C6C" w:rsidDel="00AC5E84">
          <w:rPr>
            <w:lang w:val="en-NZ"/>
          </w:rPr>
          <w:delText>economic and fiscal</w:delText>
        </w:r>
        <w:r w:rsidRPr="00731501" w:rsidDel="00AC5E84">
          <w:rPr>
            <w:lang w:val="en-NZ"/>
          </w:rPr>
          <w:delText xml:space="preserve"> challenges </w:delText>
        </w:r>
        <w:r w:rsidR="00DB2D14" w:rsidDel="00AC5E84">
          <w:rPr>
            <w:lang w:val="en-NZ"/>
          </w:rPr>
          <w:delText xml:space="preserve">New Zealand faces </w:delText>
        </w:r>
        <w:r w:rsidRPr="00731501" w:rsidDel="00AC5E84">
          <w:rPr>
            <w:lang w:val="en-NZ"/>
          </w:rPr>
          <w:delText xml:space="preserve">are magnified by population ageing. Rising labour force participation among older workers and inward migration delayed fiscal pressures relative to other countries. But </w:delText>
        </w:r>
      </w:del>
      <w:del w:id="5" w:author="Matt Nolan" w:date="2026-09-28T11:03:00Z" w16du:dateUtc="2026-09-28T01:03:00Z">
        <w:r w:rsidRPr="00731501" w:rsidDel="00AC5E84">
          <w:rPr>
            <w:lang w:val="en-NZ"/>
          </w:rPr>
          <w:delText>with the proportion of New Zealanders aged over 75 is projected to double over the next four decades</w:delText>
        </w:r>
      </w:del>
      <w:del w:id="6" w:author="Matt Nolan" w:date="2026-09-28T10:59:00Z" w16du:dateUtc="2026-09-28T00:59:00Z">
        <w:r w:rsidRPr="00731501" w:rsidDel="00AC5E84">
          <w:rPr>
            <w:lang w:val="en-NZ"/>
          </w:rPr>
          <w:delText>, health and other aged care expenditures are expected to rise sharply as a share of GDP.</w:delText>
        </w:r>
      </w:del>
    </w:p>
    <w:p w14:paraId="2D19DEE5" w14:textId="49CE84A9" w:rsidR="00731501" w:rsidRPr="00731501" w:rsidDel="00AC5E84" w:rsidRDefault="00731501" w:rsidP="00731501">
      <w:pPr>
        <w:rPr>
          <w:moveFrom w:id="7" w:author="Matt Nolan" w:date="2026-09-28T11:00:00Z" w16du:dateUtc="2026-09-28T01:00:00Z"/>
          <w:lang w:val="en-NZ"/>
        </w:rPr>
      </w:pPr>
      <w:moveFromRangeStart w:id="8" w:author="Matt Nolan" w:date="2026-09-28T11:00:00Z" w:name="move241485624"/>
      <w:moveFrom w:id="9" w:author="Matt Nolan" w:date="2026-09-28T11:00:00Z" w16du:dateUtc="2026-09-28T01:00:00Z">
        <w:r w:rsidRPr="00731501" w:rsidDel="00AC5E84">
          <w:rPr>
            <w:lang w:val="en-NZ"/>
          </w:rPr>
          <w:t>Current fiscal pressures must be understood in this context. The government is projected to remain in structural deficit over the 2020s, with net debt stabilising at levels higher than historical norms. At the same time, New Zealand faces growing external and technological risks. The rules-based global economic order is under strain, while rapid advances in artificial intelligence are likely to be disruptive even as they create opportunities.</w:t>
        </w:r>
      </w:moveFrom>
    </w:p>
    <w:moveFromRangeEnd w:id="8"/>
    <w:p w14:paraId="5488D17B" w14:textId="344F686E" w:rsidR="00731501" w:rsidRPr="00731501" w:rsidDel="00AC5E84" w:rsidRDefault="00731501" w:rsidP="00731501">
      <w:pPr>
        <w:rPr>
          <w:del w:id="10" w:author="Matt Nolan" w:date="2026-09-28T11:01:00Z" w16du:dateUtc="2026-09-28T01:01:00Z"/>
          <w:lang w:val="en-NZ"/>
        </w:rPr>
      </w:pPr>
      <w:del w:id="11" w:author="Matt Nolan" w:date="2026-09-28T11:01:00Z" w16du:dateUtc="2026-09-28T01:01:00Z">
        <w:r w:rsidRPr="00731501" w:rsidDel="00AC5E84">
          <w:rPr>
            <w:lang w:val="en-NZ"/>
          </w:rPr>
          <w:delText>Economic shocks carry fiscal consequences because governments act as insurers of last resort for large economic shocks. Treasury analysis suggests that the expected fiscal cost of economic risk in New Zealand is substantial, reinforcing the importance of maintaining prudent debt levels to preserve future policy flexibility.</w:delText>
        </w:r>
      </w:del>
    </w:p>
    <w:p w14:paraId="6BF26786" w14:textId="057FCBE8" w:rsidR="00274A7E" w:rsidRDefault="0023189E">
      <w:r>
        <w:t>The cost</w:t>
      </w:r>
      <w:ins w:id="12" w:author="Matt Nolan" w:date="2026-09-28T13:28:00Z" w16du:dateUtc="2026-09-28T03:28:00Z">
        <w:r w:rsidR="00E14E9B">
          <w:t>s</w:t>
        </w:r>
      </w:ins>
      <w:r>
        <w:t xml:space="preserve"> of funding an ageing population </w:t>
      </w:r>
      <w:del w:id="13" w:author="Matt Nolan" w:date="2026-09-28T11:02:00Z" w16du:dateUtc="2026-09-28T01:02:00Z">
        <w:r w:rsidDel="00AC5E84">
          <w:delText>is here</w:delText>
        </w:r>
      </w:del>
      <w:ins w:id="14" w:author="Matt Nolan" w:date="2026-09-28T11:02:00Z" w16du:dateUtc="2026-09-28T01:02:00Z">
        <w:r w:rsidR="00AC5E84">
          <w:t>have arrived</w:t>
        </w:r>
      </w:ins>
      <w:r>
        <w:t xml:space="preserve">, </w:t>
      </w:r>
      <w:r w:rsidR="00D57831">
        <w:t>but we’ve become so numb to these warnings that many of us have stopped listening – and instead decided that rising government spending must just reflect mismanagement</w:t>
      </w:r>
      <w:r>
        <w:t xml:space="preserve">. </w:t>
      </w:r>
      <w:del w:id="15" w:author="Matt Nolan" w:date="2026-09-28T13:24:00Z" w16du:dateUtc="2026-09-28T03:24:00Z">
        <w:r w:rsidDel="00E14E9B">
          <w:delText xml:space="preserve">Whether you want a larger government or lower taxes, we can all agree that government finances should be </w:delText>
        </w:r>
        <w:r w:rsidDel="00E14E9B">
          <w:lastRenderedPageBreak/>
          <w:delText>sustainable. Treasury has done its job showing us this isn’t the case, we need to do our job by demanding better from our elected representatives.</w:delText>
        </w:r>
      </w:del>
    </w:p>
    <w:p w14:paraId="21099644" w14:textId="58E3FE8D" w:rsidR="0023189E" w:rsidRDefault="0023189E">
      <w:pPr>
        <w:rPr>
          <w:ins w:id="16" w:author="Matt Nolan" w:date="2026-09-28T10:58:00Z" w16du:dateUtc="2026-09-28T00:58:00Z"/>
        </w:rPr>
      </w:pPr>
      <w:r>
        <w:t xml:space="preserve">We have been </w:t>
      </w:r>
      <w:del w:id="17" w:author="Matt Nolan" w:date="2026-09-28T13:31:00Z" w16du:dateUtc="2026-09-28T03:31:00Z">
        <w:r w:rsidDel="004F6E93">
          <w:delText xml:space="preserve">told </w:delText>
        </w:r>
      </w:del>
      <w:ins w:id="18" w:author="Matt Nolan" w:date="2026-09-28T13:31:00Z" w16du:dateUtc="2026-09-28T03:31:00Z">
        <w:r w:rsidR="004F6E93">
          <w:t>warned</w:t>
        </w:r>
        <w:r w:rsidR="004F6E93">
          <w:t xml:space="preserve"> </w:t>
        </w:r>
      </w:ins>
      <w:r>
        <w:t xml:space="preserve">since the first long-term fiscal statement in 2006 that an ageing population would push up government spending and act as a drag on economic growth. </w:t>
      </w:r>
      <w:del w:id="19" w:author="Matt Nolan" w:date="2026-09-28T13:25:00Z" w16du:dateUtc="2026-09-28T03:25:00Z">
        <w:r w:rsidDel="00E14E9B">
          <w:delText xml:space="preserve">Both of these things happened, but </w:delText>
        </w:r>
        <w:r w:rsidR="009B75EF" w:rsidDel="00E14E9B">
          <w:delText xml:space="preserve">rather than recognising these costs – and working out how to manage them in the future – short term thinking has </w:delText>
        </w:r>
        <w:r w:rsidR="00B24F50" w:rsidDel="00E14E9B">
          <w:delText>dominated the discussion.</w:delText>
        </w:r>
      </w:del>
    </w:p>
    <w:p w14:paraId="763CE430" w14:textId="6E318216" w:rsidR="00AC5E84" w:rsidRDefault="00E14E9B">
      <w:ins w:id="20" w:author="Matt Nolan" w:date="2026-09-28T13:26:00Z" w16du:dateUtc="2026-09-28T03:26:00Z">
        <w:r>
          <w:t>However, it hasn’t been that noticeable as severa</w:t>
        </w:r>
      </w:ins>
      <w:ins w:id="21" w:author="Matt Nolan" w:date="2026-09-28T13:27:00Z" w16du:dateUtc="2026-09-28T03:27:00Z">
        <w:r>
          <w:t>l headwinds have moved in New Zealand’s fiscal favour</w:t>
        </w:r>
      </w:ins>
      <w:ins w:id="22" w:author="Matt Nolan" w:date="2026-09-28T10:58:00Z" w16du:dateUtc="2026-09-28T00:58:00Z">
        <w:r w:rsidR="00AC5E84">
          <w:t xml:space="preserve">: </w:t>
        </w:r>
        <w:r w:rsidR="00AC5E84">
          <w:rPr>
            <w:lang w:val="en-NZ"/>
          </w:rPr>
          <w:t>r</w:t>
        </w:r>
        <w:r w:rsidR="00AC5E84" w:rsidRPr="00731501">
          <w:rPr>
            <w:lang w:val="en-NZ"/>
          </w:rPr>
          <w:t xml:space="preserve">ising labour force participation among older workers and inward migration </w:t>
        </w:r>
      </w:ins>
      <w:ins w:id="23" w:author="Matt Nolan" w:date="2026-09-28T13:27:00Z" w16du:dateUtc="2026-09-28T03:27:00Z">
        <w:r>
          <w:rPr>
            <w:lang w:val="en-NZ"/>
          </w:rPr>
          <w:t xml:space="preserve">which </w:t>
        </w:r>
      </w:ins>
      <w:ins w:id="24" w:author="Matt Nolan" w:date="2026-09-28T10:58:00Z" w16du:dateUtc="2026-09-28T00:58:00Z">
        <w:r w:rsidR="00AC5E84" w:rsidRPr="00731501">
          <w:rPr>
            <w:lang w:val="en-NZ"/>
          </w:rPr>
          <w:t>delayed fiscal pressures relative to other countries.</w:t>
        </w:r>
      </w:ins>
    </w:p>
    <w:p w14:paraId="1CC8E351" w14:textId="1C3CCDED" w:rsidR="00C9787D" w:rsidRDefault="00AC5E84">
      <w:pPr>
        <w:rPr>
          <w:ins w:id="25" w:author="Matt Nolan" w:date="2026-09-28T13:28:00Z" w16du:dateUtc="2026-09-28T03:28:00Z"/>
        </w:rPr>
      </w:pPr>
      <w:ins w:id="26" w:author="Matt Nolan" w:date="2026-09-28T10:58:00Z" w16du:dateUtc="2026-09-28T00:58:00Z">
        <w:r>
          <w:t>Even so,</w:t>
        </w:r>
      </w:ins>
      <w:ins w:id="27" w:author="Matt Nolan" w:date="2026-09-28T13:25:00Z" w16du:dateUtc="2026-09-28T03:25:00Z">
        <w:r w:rsidR="00E14E9B">
          <w:t xml:space="preserve"> ageing has put</w:t>
        </w:r>
      </w:ins>
      <w:ins w:id="28" w:author="Matt Nolan" w:date="2026-09-28T13:31:00Z" w16du:dateUtc="2026-09-28T03:31:00Z">
        <w:r w:rsidR="004F6E93">
          <w:t xml:space="preserve"> increasing</w:t>
        </w:r>
      </w:ins>
      <w:ins w:id="29" w:author="Matt Nolan" w:date="2026-09-28T13:25:00Z" w16du:dateUtc="2026-09-28T03:25:00Z">
        <w:r w:rsidR="00E14E9B">
          <w:t xml:space="preserve"> pressure on government spending</w:t>
        </w:r>
      </w:ins>
      <w:ins w:id="30" w:author="Matt Nolan" w:date="2026-09-28T13:26:00Z" w16du:dateUtc="2026-09-28T03:26:00Z">
        <w:r w:rsidR="00E14E9B">
          <w:t>.</w:t>
        </w:r>
      </w:ins>
      <w:ins w:id="31" w:author="Matt Nolan" w:date="2026-09-28T10:58:00Z" w16du:dateUtc="2026-09-28T00:58:00Z">
        <w:r>
          <w:t xml:space="preserve"> </w:t>
        </w:r>
      </w:ins>
      <w:del w:id="32" w:author="Matt Nolan" w:date="2026-09-28T10:58:00Z" w16du:dateUtc="2026-09-28T00:58:00Z">
        <w:r w:rsidR="009B75EF" w:rsidDel="00AC5E84">
          <w:delText>A</w:delText>
        </w:r>
      </w:del>
      <w:ins w:id="33" w:author="Matt Nolan" w:date="2026-09-28T13:26:00Z" w16du:dateUtc="2026-09-28T03:26:00Z">
        <w:r w:rsidR="00E14E9B">
          <w:t>A</w:t>
        </w:r>
      </w:ins>
      <w:r w:rsidR="009B75EF">
        <w:t xml:space="preserve"> full 18%</w:t>
      </w:r>
      <w:r w:rsidR="00E97FD3">
        <w:t xml:space="preserve"> of the increase in government spending over the last 20 years has been due to increasing payments on New Zealand Superannuation. Spending on this, health, and aged care </w:t>
      </w:r>
      <w:del w:id="34" w:author="Matt Nolan" w:date="2026-09-28T13:32:00Z" w16du:dateUtc="2026-09-28T03:32:00Z">
        <w:r w:rsidR="00E97FD3" w:rsidDel="00E86580">
          <w:delText xml:space="preserve">in </w:delText>
        </w:r>
      </w:del>
      <w:ins w:id="35" w:author="Matt Nolan" w:date="2026-09-28T13:32:00Z" w16du:dateUtc="2026-09-28T03:32:00Z">
        <w:r w:rsidR="00E86580">
          <w:t>are</w:t>
        </w:r>
        <w:r w:rsidR="00E86580">
          <w:t xml:space="preserve"> </w:t>
        </w:r>
      </w:ins>
      <w:r w:rsidR="00E97FD3">
        <w:t xml:space="preserve">forecast to keep rising rapidly </w:t>
      </w:r>
      <w:ins w:id="36" w:author="Matt Nolan" w:date="2026-09-28T11:03:00Z" w16du:dateUtc="2026-09-28T01:03:00Z">
        <w:r w:rsidRPr="00731501">
          <w:rPr>
            <w:lang w:val="en-NZ"/>
          </w:rPr>
          <w:t>with the proportion of New Zealanders aged over 75 is projected to double over the next four decades</w:t>
        </w:r>
      </w:ins>
      <w:del w:id="37" w:author="Matt Nolan" w:date="2026-09-28T11:03:00Z" w16du:dateUtc="2026-09-28T01:03:00Z">
        <w:r w:rsidR="00E97FD3" w:rsidDel="00AC5E84">
          <w:delText>– as the population continues to age</w:delText>
        </w:r>
      </w:del>
      <w:r w:rsidR="00E97FD3">
        <w:t xml:space="preserve">. </w:t>
      </w:r>
    </w:p>
    <w:p w14:paraId="2E3DD3BD" w14:textId="1AD948C1" w:rsidR="009B75EF" w:rsidRDefault="00E97FD3">
      <w:r>
        <w:t>By 206</w:t>
      </w:r>
      <w:r w:rsidR="00E40708">
        <w:t>5</w:t>
      </w:r>
      <w:r>
        <w:t xml:space="preserve">, </w:t>
      </w:r>
      <w:hyperlink r:id="rId7" w:history="1">
        <w:r w:rsidRPr="00DE6923">
          <w:rPr>
            <w:rStyle w:val="Hyperlink"/>
          </w:rPr>
          <w:t>Treasury</w:t>
        </w:r>
        <w:r w:rsidR="00DE6923" w:rsidRPr="00DE6923">
          <w:rPr>
            <w:rStyle w:val="Hyperlink"/>
          </w:rPr>
          <w:t>’s Long-term Fiscal Model</w:t>
        </w:r>
        <w:r w:rsidRPr="00DE6923">
          <w:rPr>
            <w:rStyle w:val="Hyperlink"/>
          </w:rPr>
          <w:t xml:space="preserve"> </w:t>
        </w:r>
        <w:r w:rsidR="00DE6923" w:rsidRPr="00DE6923">
          <w:rPr>
            <w:rStyle w:val="Hyperlink"/>
          </w:rPr>
          <w:t>projects</w:t>
        </w:r>
      </w:hyperlink>
      <w:r w:rsidR="00DE6923">
        <w:t xml:space="preserve"> that – if no policy actions are taken – government spending will rise form nearly 33% of GDP to almost 44%.</w:t>
      </w:r>
    </w:p>
    <w:p w14:paraId="7E0AAA6A" w14:textId="708EDD5F" w:rsidR="00C95BA1" w:rsidRDefault="008A0F42">
      <w:r>
        <w:t xml:space="preserve">Ageing </w:t>
      </w:r>
      <w:r w:rsidR="00C95BA1">
        <w:t>and rising interest on government debt are not the whole story</w:t>
      </w:r>
      <w:r>
        <w:t>.</w:t>
      </w:r>
      <w:r w:rsidR="00C95BA1">
        <w:t xml:space="preserve"> </w:t>
      </w:r>
      <w:del w:id="38" w:author="Matt Nolan" w:date="2026-09-28T13:32:00Z" w16du:dateUtc="2026-09-28T03:32:00Z">
        <w:r w:rsidR="004A4CEB" w:rsidDel="00090F84">
          <w:delText>Instead,</w:delText>
        </w:r>
        <w:r w:rsidDel="00090F84">
          <w:delText xml:space="preserve"> f</w:delText>
        </w:r>
      </w:del>
      <w:ins w:id="39" w:author="Matt Nolan" w:date="2026-09-28T13:32:00Z" w16du:dateUtc="2026-09-28T03:32:00Z">
        <w:r w:rsidR="00090F84">
          <w:t>F</w:t>
        </w:r>
      </w:ins>
      <w:r>
        <w:t xml:space="preserve">iscal </w:t>
      </w:r>
      <w:r w:rsidR="007C567C">
        <w:t>headroom</w:t>
      </w:r>
      <w:r>
        <w:t xml:space="preserve"> is </w:t>
      </w:r>
      <w:ins w:id="40" w:author="Matt Nolan" w:date="2026-09-28T13:32:00Z" w16du:dateUtc="2026-09-28T03:32:00Z">
        <w:r w:rsidR="00090F84">
          <w:t xml:space="preserve">also </w:t>
        </w:r>
      </w:ins>
      <w:r>
        <w:t xml:space="preserve">required given the risky world we find ourselves in – and </w:t>
      </w:r>
      <w:r w:rsidR="007C567C">
        <w:t>community agreement</w:t>
      </w:r>
      <w:r>
        <w:t xml:space="preserve"> that government should do more to support those who face these risks. </w:t>
      </w:r>
    </w:p>
    <w:p w14:paraId="47E6695D" w14:textId="1983FE76" w:rsidR="00AC5E84" w:rsidRPr="00731501" w:rsidRDefault="00AC5E84" w:rsidP="00AC5E84">
      <w:pPr>
        <w:rPr>
          <w:moveTo w:id="41" w:author="Matt Nolan" w:date="2026-09-28T11:00:00Z" w16du:dateUtc="2026-09-28T01:00:00Z"/>
          <w:lang w:val="en-NZ"/>
        </w:rPr>
      </w:pPr>
      <w:moveToRangeStart w:id="42" w:author="Matt Nolan" w:date="2026-09-28T11:00:00Z" w:name="move241485624"/>
      <w:moveTo w:id="43" w:author="Matt Nolan" w:date="2026-09-28T11:00:00Z" w16du:dateUtc="2026-09-28T01:00:00Z">
        <w:del w:id="44" w:author="Matt Nolan" w:date="2026-09-28T13:20:00Z" w16du:dateUtc="2026-09-28T03:20:00Z">
          <w:r w:rsidRPr="00731501" w:rsidDel="008551C1">
            <w:rPr>
              <w:lang w:val="en-NZ"/>
            </w:rPr>
            <w:delText xml:space="preserve">Current fiscal pressures must be understood in this context. The government is projected to remain in structural deficit over the 2020s, with net debt stabilising at levels higher than historical norms. At the same time, </w:delText>
          </w:r>
        </w:del>
        <w:r w:rsidRPr="00731501">
          <w:rPr>
            <w:lang w:val="en-NZ"/>
          </w:rPr>
          <w:t>New Zealand faces growing external and technological risks. The rules-based global economic order is under strain, while rapid advances in artificial intelligence are likely to be disruptive even as they create opportunities.</w:t>
        </w:r>
      </w:moveTo>
    </w:p>
    <w:moveToRangeEnd w:id="42"/>
    <w:p w14:paraId="5208D67F" w14:textId="7E02AE52" w:rsidR="008A0F42" w:rsidDel="00AC5E84" w:rsidRDefault="008A0F42">
      <w:pPr>
        <w:rPr>
          <w:del w:id="45" w:author="Matt Nolan" w:date="2026-09-28T11:00:00Z" w16du:dateUtc="2026-09-28T01:00:00Z"/>
        </w:rPr>
      </w:pPr>
      <w:del w:id="46" w:author="Matt Nolan" w:date="2026-09-28T11:00:00Z" w16du:dateUtc="2026-09-28T01:00:00Z">
        <w:r w:rsidDel="00AC5E84">
          <w:delText>A deteriorating global geopolitical situation, the costs of natural disasters, and greater expectations of insurance against economic slowdowns all come with future fiscal liabilities we are not accounting for now</w:delText>
        </w:r>
        <w:r w:rsidR="007C567C" w:rsidDel="00AC5E84">
          <w:delText xml:space="preserve"> in Budget processes or public discussions</w:delText>
        </w:r>
        <w:r w:rsidDel="00AC5E84">
          <w:delText>.</w:delText>
        </w:r>
      </w:del>
    </w:p>
    <w:p w14:paraId="1F6AC652" w14:textId="7DD06310" w:rsidR="001B3B6E" w:rsidRDefault="001B3B6E">
      <w:r>
        <w:t xml:space="preserve">To its credit, Treasury has put these costs in front of us. In </w:t>
      </w:r>
      <w:r w:rsidR="004A4CEB">
        <w:t xml:space="preserve">their </w:t>
      </w:r>
      <w:hyperlink r:id="rId8" w:history="1">
        <w:r w:rsidR="004A4CEB" w:rsidRPr="004A4CEB">
          <w:rPr>
            <w:rStyle w:val="Hyperlink"/>
          </w:rPr>
          <w:t>August 2025 Long-term Insights Briefing</w:t>
        </w:r>
      </w:hyperlink>
      <w:r w:rsidR="004A4CEB">
        <w:t xml:space="preserve"> they </w:t>
      </w:r>
      <w:r w:rsidR="000D2EF3">
        <w:t xml:space="preserve">indicated that </w:t>
      </w:r>
      <w:r w:rsidR="004A4CEB">
        <w:t xml:space="preserve">the average </w:t>
      </w:r>
      <w:r w:rsidR="000D2EF3">
        <w:t xml:space="preserve">annual </w:t>
      </w:r>
      <w:r w:rsidR="004A4CEB">
        <w:t xml:space="preserve">cost of responding to economic shocks since the 1980s was around 1% of national income. </w:t>
      </w:r>
      <w:ins w:id="47" w:author="Matt Nolan" w:date="2026-09-28T11:01:00Z" w16du:dateUtc="2026-09-28T01:01:00Z">
        <w:r w:rsidR="00AC5E84">
          <w:rPr>
            <w:lang w:val="en-NZ"/>
          </w:rPr>
          <w:t xml:space="preserve">This </w:t>
        </w:r>
        <w:r w:rsidR="00AC5E84" w:rsidRPr="00731501">
          <w:rPr>
            <w:lang w:val="en-NZ"/>
          </w:rPr>
          <w:t>reinforc</w:t>
        </w:r>
        <w:r w:rsidR="00AC5E84">
          <w:rPr>
            <w:lang w:val="en-NZ"/>
          </w:rPr>
          <w:t>es</w:t>
        </w:r>
        <w:r w:rsidR="00AC5E84" w:rsidRPr="00731501">
          <w:rPr>
            <w:lang w:val="en-NZ"/>
          </w:rPr>
          <w:t xml:space="preserve"> the importance of maintaining prudent debt levels to preserve future policy flexibility</w:t>
        </w:r>
      </w:ins>
    </w:p>
    <w:p w14:paraId="28B1C6A7" w14:textId="53CD52F2" w:rsidR="00E80A98" w:rsidRPr="00E80A98" w:rsidRDefault="00E80A98">
      <w:pPr>
        <w:rPr>
          <w:b/>
          <w:bCs/>
        </w:rPr>
      </w:pPr>
      <w:r w:rsidRPr="00E80A98">
        <w:rPr>
          <w:b/>
          <w:bCs/>
        </w:rPr>
        <w:t>A Parliamentary Budget Office?</w:t>
      </w:r>
    </w:p>
    <w:p w14:paraId="7E56A95F" w14:textId="5D0ADD8B" w:rsidR="0023189E" w:rsidRDefault="0023189E">
      <w:proofErr w:type="gramStart"/>
      <w:r>
        <w:t>So</w:t>
      </w:r>
      <w:proofErr w:type="gramEnd"/>
      <w:r>
        <w:t xml:space="preserve"> what do we do? To some the answer is obvious, we need to protect the services we’ve committed to for older</w:t>
      </w:r>
      <w:r w:rsidR="004A4CEB">
        <w:t xml:space="preserve"> and vulnerable</w:t>
      </w:r>
      <w:r>
        <w:t xml:space="preserve"> New Zealanders</w:t>
      </w:r>
      <w:r w:rsidR="00EE5618">
        <w:t xml:space="preserve"> and accept broadly higher </w:t>
      </w:r>
      <w:r w:rsidR="00EE5618">
        <w:lastRenderedPageBreak/>
        <w:t>taxes to pay for it. Another group comes to the obvious answer that we need to cut spending, or find efficiencies in government, so that taxes can be left as is or cut.</w:t>
      </w:r>
    </w:p>
    <w:p w14:paraId="28E9632B" w14:textId="3C62980F" w:rsidR="00EE5618" w:rsidRDefault="001B3B6E">
      <w:r>
        <w:t>Both paths are legitimate, but the direction</w:t>
      </w:r>
      <w:r w:rsidR="00EE5618">
        <w:t xml:space="preserve"> prefer</w:t>
      </w:r>
      <w:r w:rsidR="00EB43E3">
        <w:t>red</w:t>
      </w:r>
      <w:r w:rsidR="00EE5618">
        <w:t xml:space="preserve"> depends on the values you hold. </w:t>
      </w:r>
      <w:r w:rsidR="00E33D62">
        <w:t>W</w:t>
      </w:r>
      <w:r w:rsidR="00EE5618">
        <w:t xml:space="preserve">e can’t have a reasonable discussion about </w:t>
      </w:r>
      <w:r w:rsidR="00EB43E3">
        <w:t>values</w:t>
      </w:r>
      <w:r w:rsidR="00EE5618">
        <w:t xml:space="preserve"> unless we are realistic about the trade-offs.</w:t>
      </w:r>
    </w:p>
    <w:p w14:paraId="334575A9" w14:textId="1184A007" w:rsidR="007C567C" w:rsidRDefault="00EE5618">
      <w:r>
        <w:t xml:space="preserve">Politicians and private sector economists </w:t>
      </w:r>
      <w:r w:rsidR="00073E8F">
        <w:t>are too focused on the here and now to give this to us</w:t>
      </w:r>
      <w:r>
        <w:t xml:space="preserve">. Government departments, </w:t>
      </w:r>
      <w:r w:rsidR="00755D52">
        <w:t>forced to</w:t>
      </w:r>
      <w:r>
        <w:t xml:space="preserve"> manag</w:t>
      </w:r>
      <w:r w:rsidR="00755D52">
        <w:t>e</w:t>
      </w:r>
      <w:r>
        <w:t xml:space="preserve"> relationships</w:t>
      </w:r>
      <w:r w:rsidR="00755D52">
        <w:t xml:space="preserve"> and responsibilities</w:t>
      </w:r>
      <w:r>
        <w:t xml:space="preserve">, are </w:t>
      </w:r>
      <w:r w:rsidR="0053198F">
        <w:t xml:space="preserve">somewhat </w:t>
      </w:r>
      <w:r>
        <w:t xml:space="preserve">constrained from doing that. </w:t>
      </w:r>
    </w:p>
    <w:p w14:paraId="48BA69F2" w14:textId="7F7B4043" w:rsidR="00EE5618" w:rsidDel="001709CA" w:rsidRDefault="00865691">
      <w:pPr>
        <w:rPr>
          <w:del w:id="48" w:author="Matt Nolan" w:date="2026-09-28T13:22:00Z" w16du:dateUtc="2026-09-28T03:22:00Z"/>
        </w:rPr>
      </w:pPr>
      <w:r>
        <w:t xml:space="preserve">Another approach by way of an institutional guardrail would be the establishment of </w:t>
      </w:r>
      <w:r w:rsidR="00EE5618">
        <w:t>a Parliamentary Budget Office</w:t>
      </w:r>
      <w:r w:rsidR="00D01BB9">
        <w:t xml:space="preserve"> (PBO)</w:t>
      </w:r>
      <w:del w:id="49" w:author="Matt Nolan" w:date="2026-09-28T13:22:00Z" w16du:dateUtc="2026-09-28T03:22:00Z">
        <w:r w:rsidR="00EE5618" w:rsidDel="001709CA">
          <w:delText>.</w:delText>
        </w:r>
        <w:r w:rsidR="00726F94" w:rsidDel="001709CA">
          <w:delText xml:space="preserve"> How would it look?</w:delText>
        </w:r>
      </w:del>
    </w:p>
    <w:p w14:paraId="11781831" w14:textId="69CD729E" w:rsidR="001B3B6E" w:rsidRDefault="001B3B6E" w:rsidP="001709CA">
      <w:del w:id="50" w:author="Matt Nolan" w:date="2026-09-28T13:22:00Z" w16du:dateUtc="2026-09-28T03:22:00Z">
        <w:r w:rsidDel="001709CA">
          <w:delText xml:space="preserve">The key value add is providing </w:delText>
        </w:r>
      </w:del>
      <w:ins w:id="51" w:author="Matt Nolan" w:date="2026-09-28T13:22:00Z" w16du:dateUtc="2026-09-28T03:22:00Z">
        <w:r w:rsidR="001709CA">
          <w:t xml:space="preserve"> focused on providing </w:t>
        </w:r>
      </w:ins>
      <w:r>
        <w:t>visibility, transparency, and public credibility to discussions about fiscal sustainability.</w:t>
      </w:r>
    </w:p>
    <w:p w14:paraId="44473314" w14:textId="033EAB0A" w:rsidR="001B3B6E" w:rsidRDefault="001B3B6E">
      <w:r>
        <w:t>However, if this is just another government department won’t the same concerns about credibility be faced by this new organisation?</w:t>
      </w:r>
    </w:p>
    <w:p w14:paraId="71F69A0E" w14:textId="24D9A6F5" w:rsidR="001B3B6E" w:rsidRDefault="0068637B">
      <w:r>
        <w:t>To see why this wouldn’t be the case, we can look at the Australian PBO.</w:t>
      </w:r>
      <w:r w:rsidR="001B3B6E">
        <w:t xml:space="preserve"> </w:t>
      </w:r>
      <w:r>
        <w:t>T</w:t>
      </w:r>
      <w:r w:rsidR="001B3B6E">
        <w:t xml:space="preserve">hey have been willing to publicly </w:t>
      </w:r>
      <w:ins w:id="52" w:author="Matt Nolan" w:date="2026-09-28T13:29:00Z" w16du:dateUtc="2026-09-28T03:29:00Z">
        <w:r w:rsidR="00C9787D">
          <w:t xml:space="preserve">disagree </w:t>
        </w:r>
      </w:ins>
      <w:r w:rsidR="002D0101">
        <w:t>with government regarding costings and projections</w:t>
      </w:r>
      <w:r w:rsidR="001B3B6E">
        <w:t>, and in turn have become an increasingly trusted voice in Australia.</w:t>
      </w:r>
    </w:p>
    <w:p w14:paraId="3EBB8536" w14:textId="27088D52" w:rsidR="001B3B6E" w:rsidRDefault="001B3B6E">
      <w:r>
        <w:t xml:space="preserve">The clearest example of this was last year, when the opposition was pitching an exemption from fringe-benefit tax when a small business takes people out for lunch. The PBO estimated this would cost $250m. The </w:t>
      </w:r>
      <w:hyperlink r:id="rId9" w:history="1">
        <w:r w:rsidRPr="001B3B6E">
          <w:rPr>
            <w:rStyle w:val="Hyperlink"/>
          </w:rPr>
          <w:t>government commissioned Australian Treasury to cost it, leading to a $10bn costing</w:t>
        </w:r>
      </w:hyperlink>
      <w:r w:rsidR="0068637B">
        <w:t xml:space="preserve"> in the news</w:t>
      </w:r>
      <w:r>
        <w:t>.</w:t>
      </w:r>
    </w:p>
    <w:p w14:paraId="454AB3D5" w14:textId="7807BCD1" w:rsidR="007D7F3F" w:rsidRDefault="007D7F3F">
      <w:r>
        <w:t>Australian Treasury costing</w:t>
      </w:r>
      <w:ins w:id="53" w:author="Matt Nolan" w:date="2026-09-28T13:30:00Z" w16du:dateUtc="2026-09-28T03:30:00Z">
        <w:r w:rsidR="00C9787D">
          <w:t>s</w:t>
        </w:r>
      </w:ins>
      <w:r>
        <w:t xml:space="preserve"> were </w:t>
      </w:r>
      <w:r w:rsidR="00D57831">
        <w:t xml:space="preserve">used in a </w:t>
      </w:r>
      <w:r>
        <w:t>politically motivated</w:t>
      </w:r>
      <w:r w:rsidR="00D57831">
        <w:t xml:space="preserve"> way – even though the officials provided free and frank advice</w:t>
      </w:r>
      <w:r w:rsidR="0068637B">
        <w:t>.</w:t>
      </w:r>
      <w:r>
        <w:t xml:space="preserve"> </w:t>
      </w:r>
      <w:r w:rsidR="00D57831">
        <w:t>T</w:t>
      </w:r>
      <w:r>
        <w:t xml:space="preserve">he PBO did not </w:t>
      </w:r>
      <w:r w:rsidR="00D57831">
        <w:t>face this and was able to provide non-partisan analysis</w:t>
      </w:r>
      <w:r>
        <w:t xml:space="preserve"> – </w:t>
      </w:r>
      <w:r w:rsidR="00D57831">
        <w:t>helping improve public perception of its impartiality</w:t>
      </w:r>
      <w:r>
        <w:t>.</w:t>
      </w:r>
    </w:p>
    <w:p w14:paraId="6F5D8329" w14:textId="77777777" w:rsidR="007D7F3F" w:rsidRDefault="007D7F3F">
      <w:r>
        <w:t xml:space="preserve">For this reason, the New Zealand PBO will require sharp independence from government and the ability to do policy costings – as this is where such an organisation builds a reputation as a trust-worthy and independent body. </w:t>
      </w:r>
    </w:p>
    <w:p w14:paraId="1646D71E" w14:textId="7CFC6FD4" w:rsidR="007D7F3F" w:rsidRDefault="007D7F3F">
      <w:r>
        <w:t>Unlike proposals from the Greens, Labour, National</w:t>
      </w:r>
      <w:r w:rsidR="0068637B">
        <w:t>, and Opportunity</w:t>
      </w:r>
      <w:r>
        <w:t xml:space="preserve"> the policy costing function should not be the main purpose of a PBO – instead</w:t>
      </w:r>
      <w:r w:rsidR="003469BF">
        <w:t xml:space="preserve">, </w:t>
      </w:r>
      <w:r>
        <w:t>the independent assessment of the fiscal stance would be the most important function. But undertaking such policy costings would improve the information about policy platforms before an</w:t>
      </w:r>
      <w:del w:id="54" w:author="Matt Nolan" w:date="2026-09-28T13:30:00Z" w16du:dateUtc="2026-09-28T03:30:00Z">
        <w:r w:rsidDel="00C9787D">
          <w:delText>d</w:delText>
        </w:r>
      </w:del>
      <w:r>
        <w:t xml:space="preserve"> </w:t>
      </w:r>
      <w:del w:id="55" w:author="Matt Nolan" w:date="2026-09-28T13:34:00Z" w16du:dateUtc="2026-09-28T03:34:00Z">
        <w:r w:rsidDel="00DC7A13">
          <w:delText>election, and</w:delText>
        </w:r>
      </w:del>
      <w:ins w:id="56" w:author="Matt Nolan" w:date="2026-09-28T13:34:00Z" w16du:dateUtc="2026-09-28T03:34:00Z">
        <w:r w:rsidR="00DC7A13">
          <w:t>election and</w:t>
        </w:r>
      </w:ins>
      <w:r>
        <w:t xml:space="preserve"> help this organisation to build credibility.</w:t>
      </w:r>
    </w:p>
    <w:p w14:paraId="5FEAF7FC" w14:textId="34C23E09" w:rsidR="00726F94" w:rsidRPr="00726F94" w:rsidRDefault="00726F94">
      <w:pPr>
        <w:rPr>
          <w:b/>
          <w:bCs/>
        </w:rPr>
      </w:pPr>
      <w:r w:rsidRPr="00726F94">
        <w:rPr>
          <w:b/>
          <w:bCs/>
        </w:rPr>
        <w:t>Conclusion</w:t>
      </w:r>
    </w:p>
    <w:p w14:paraId="5DB66ECC" w14:textId="7430B40C" w:rsidR="007D7F3F" w:rsidRDefault="003469BF">
      <w:r>
        <w:t xml:space="preserve">In many respects </w:t>
      </w:r>
      <w:r w:rsidR="007D7F3F">
        <w:t xml:space="preserve">New Zealand is </w:t>
      </w:r>
      <w:r w:rsidR="009C4F7E">
        <w:t xml:space="preserve">doing an admirable job for its population. </w:t>
      </w:r>
      <w:r w:rsidR="007D7F3F">
        <w:t xml:space="preserve">But slowing growth </w:t>
      </w:r>
      <w:r w:rsidR="00E44E47">
        <w:t>domestically</w:t>
      </w:r>
      <w:r w:rsidR="007D7F3F">
        <w:t xml:space="preserve"> and around the world, rising economic and social shocks, and a </w:t>
      </w:r>
      <w:r w:rsidR="007D7F3F">
        <w:lastRenderedPageBreak/>
        <w:t xml:space="preserve">smaller </w:t>
      </w:r>
      <w:r w:rsidR="00D57831">
        <w:t>share of the</w:t>
      </w:r>
      <w:r w:rsidR="007D7F3F">
        <w:t xml:space="preserve"> population</w:t>
      </w:r>
      <w:r w:rsidR="00D57831">
        <w:t xml:space="preserve"> that is working age</w:t>
      </w:r>
      <w:r w:rsidR="007D7F3F">
        <w:t xml:space="preserve"> looking after a greater number of older New Zealanders are trends that will put pressure on this. </w:t>
      </w:r>
    </w:p>
    <w:p w14:paraId="55D627BE" w14:textId="728E933B" w:rsidR="00537318" w:rsidRDefault="00537318">
      <w:r>
        <w:t xml:space="preserve">Setting up a PBO will help clarify what is happening and </w:t>
      </w:r>
      <w:r w:rsidR="008D2CF2">
        <w:t>what different trade-offs we face to ensure fiscal sustainability. After that, it is up to all of us to decide what direction we want the country to go.</w:t>
      </w:r>
    </w:p>
    <w:sectPr w:rsidR="00537318">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ABDB2" w14:textId="77777777" w:rsidR="003426E0" w:rsidRDefault="003426E0" w:rsidP="009C4F7E">
      <w:pPr>
        <w:spacing w:after="0" w:line="240" w:lineRule="auto"/>
      </w:pPr>
      <w:r>
        <w:separator/>
      </w:r>
    </w:p>
  </w:endnote>
  <w:endnote w:type="continuationSeparator" w:id="0">
    <w:p w14:paraId="3ECE93C6" w14:textId="77777777" w:rsidR="003426E0" w:rsidRDefault="003426E0" w:rsidP="009C4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49005"/>
      <w:docPartObj>
        <w:docPartGallery w:val="Page Numbers (Bottom of Page)"/>
        <w:docPartUnique/>
      </w:docPartObj>
    </w:sdtPr>
    <w:sdtEndPr>
      <w:rPr>
        <w:noProof/>
      </w:rPr>
    </w:sdtEndPr>
    <w:sdtContent>
      <w:p w14:paraId="1ED64D71" w14:textId="68CED59B" w:rsidR="009C4F7E" w:rsidRDefault="009C4F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AA79D" w14:textId="77777777" w:rsidR="009C4F7E" w:rsidRDefault="009C4F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8034B" w14:textId="77777777" w:rsidR="003426E0" w:rsidRDefault="003426E0" w:rsidP="009C4F7E">
      <w:pPr>
        <w:spacing w:after="0" w:line="240" w:lineRule="auto"/>
      </w:pPr>
      <w:r>
        <w:separator/>
      </w:r>
    </w:p>
  </w:footnote>
  <w:footnote w:type="continuationSeparator" w:id="0">
    <w:p w14:paraId="7E931F3E" w14:textId="77777777" w:rsidR="003426E0" w:rsidRDefault="003426E0" w:rsidP="009C4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0610"/>
    <w:multiLevelType w:val="multilevel"/>
    <w:tmpl w:val="0D54C02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9095205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Nolan">
    <w15:presenceInfo w15:providerId="None" w15:userId="Matt Nol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15"/>
    <w:rsid w:val="00073E8F"/>
    <w:rsid w:val="00084EEE"/>
    <w:rsid w:val="00090F84"/>
    <w:rsid w:val="000D2EF3"/>
    <w:rsid w:val="001709CA"/>
    <w:rsid w:val="001B3B6E"/>
    <w:rsid w:val="002118F8"/>
    <w:rsid w:val="0023189E"/>
    <w:rsid w:val="00274A7E"/>
    <w:rsid w:val="002945A3"/>
    <w:rsid w:val="002B14B4"/>
    <w:rsid w:val="002D0101"/>
    <w:rsid w:val="003426E0"/>
    <w:rsid w:val="003469BF"/>
    <w:rsid w:val="00404F15"/>
    <w:rsid w:val="00427D4B"/>
    <w:rsid w:val="004A4CEB"/>
    <w:rsid w:val="004F6E93"/>
    <w:rsid w:val="0053198F"/>
    <w:rsid w:val="00537318"/>
    <w:rsid w:val="0068637B"/>
    <w:rsid w:val="006A5DCD"/>
    <w:rsid w:val="006C6F3F"/>
    <w:rsid w:val="00726F94"/>
    <w:rsid w:val="00731501"/>
    <w:rsid w:val="00755D52"/>
    <w:rsid w:val="007C567C"/>
    <w:rsid w:val="007D7F3F"/>
    <w:rsid w:val="007F524C"/>
    <w:rsid w:val="008544D0"/>
    <w:rsid w:val="008551C1"/>
    <w:rsid w:val="00865691"/>
    <w:rsid w:val="0087100B"/>
    <w:rsid w:val="008A0F42"/>
    <w:rsid w:val="008D2CF2"/>
    <w:rsid w:val="008E26C5"/>
    <w:rsid w:val="00900C51"/>
    <w:rsid w:val="00992D55"/>
    <w:rsid w:val="009B75EF"/>
    <w:rsid w:val="009C4F7E"/>
    <w:rsid w:val="009F6BEB"/>
    <w:rsid w:val="00A6085D"/>
    <w:rsid w:val="00AC5E84"/>
    <w:rsid w:val="00B24F50"/>
    <w:rsid w:val="00B36213"/>
    <w:rsid w:val="00B71355"/>
    <w:rsid w:val="00B94D29"/>
    <w:rsid w:val="00C95BA1"/>
    <w:rsid w:val="00C9787D"/>
    <w:rsid w:val="00D01BB9"/>
    <w:rsid w:val="00D57831"/>
    <w:rsid w:val="00DB2D14"/>
    <w:rsid w:val="00DC7A13"/>
    <w:rsid w:val="00DE6923"/>
    <w:rsid w:val="00DF7B6D"/>
    <w:rsid w:val="00E14E9B"/>
    <w:rsid w:val="00E22587"/>
    <w:rsid w:val="00E33D62"/>
    <w:rsid w:val="00E40708"/>
    <w:rsid w:val="00E44E47"/>
    <w:rsid w:val="00E55C6C"/>
    <w:rsid w:val="00E80A98"/>
    <w:rsid w:val="00E80D20"/>
    <w:rsid w:val="00E86580"/>
    <w:rsid w:val="00E97FD3"/>
    <w:rsid w:val="00EB34E6"/>
    <w:rsid w:val="00EB43E3"/>
    <w:rsid w:val="00EE5618"/>
    <w:rsid w:val="00FB0115"/>
    <w:rsid w:val="00FE5F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0FFFA"/>
  <w15:chartTrackingRefBased/>
  <w15:docId w15:val="{9DCAC765-842E-4E87-98CA-D100B69F3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F15"/>
    <w:rPr>
      <w:rFonts w:eastAsiaTheme="majorEastAsia" w:cstheme="majorBidi"/>
      <w:color w:val="272727" w:themeColor="text1" w:themeTint="D8"/>
    </w:rPr>
  </w:style>
  <w:style w:type="paragraph" w:styleId="Title">
    <w:name w:val="Title"/>
    <w:basedOn w:val="Normal"/>
    <w:next w:val="Normal"/>
    <w:link w:val="TitleChar"/>
    <w:uiPriority w:val="10"/>
    <w:qFormat/>
    <w:rsid w:val="00404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15"/>
    <w:pPr>
      <w:spacing w:before="160"/>
      <w:jc w:val="center"/>
    </w:pPr>
    <w:rPr>
      <w:i/>
      <w:iCs/>
      <w:color w:val="404040" w:themeColor="text1" w:themeTint="BF"/>
    </w:rPr>
  </w:style>
  <w:style w:type="character" w:customStyle="1" w:styleId="QuoteChar">
    <w:name w:val="Quote Char"/>
    <w:basedOn w:val="DefaultParagraphFont"/>
    <w:link w:val="Quote"/>
    <w:uiPriority w:val="29"/>
    <w:rsid w:val="00404F15"/>
    <w:rPr>
      <w:i/>
      <w:iCs/>
      <w:color w:val="404040" w:themeColor="text1" w:themeTint="BF"/>
    </w:rPr>
  </w:style>
  <w:style w:type="paragraph" w:styleId="ListParagraph">
    <w:name w:val="List Paragraph"/>
    <w:basedOn w:val="Normal"/>
    <w:uiPriority w:val="34"/>
    <w:qFormat/>
    <w:rsid w:val="00404F15"/>
    <w:pPr>
      <w:ind w:left="720"/>
      <w:contextualSpacing/>
    </w:pPr>
  </w:style>
  <w:style w:type="character" w:styleId="IntenseEmphasis">
    <w:name w:val="Intense Emphasis"/>
    <w:basedOn w:val="DefaultParagraphFont"/>
    <w:uiPriority w:val="21"/>
    <w:qFormat/>
    <w:rsid w:val="00404F15"/>
    <w:rPr>
      <w:i/>
      <w:iCs/>
      <w:color w:val="0F4761" w:themeColor="accent1" w:themeShade="BF"/>
    </w:rPr>
  </w:style>
  <w:style w:type="paragraph" w:styleId="IntenseQuote">
    <w:name w:val="Intense Quote"/>
    <w:basedOn w:val="Normal"/>
    <w:next w:val="Normal"/>
    <w:link w:val="IntenseQuoteChar"/>
    <w:uiPriority w:val="30"/>
    <w:qFormat/>
    <w:rsid w:val="00404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F15"/>
    <w:rPr>
      <w:i/>
      <w:iCs/>
      <w:color w:val="0F4761" w:themeColor="accent1" w:themeShade="BF"/>
    </w:rPr>
  </w:style>
  <w:style w:type="character" w:styleId="IntenseReference">
    <w:name w:val="Intense Reference"/>
    <w:basedOn w:val="DefaultParagraphFont"/>
    <w:uiPriority w:val="32"/>
    <w:qFormat/>
    <w:rsid w:val="00404F15"/>
    <w:rPr>
      <w:b/>
      <w:bCs/>
      <w:smallCaps/>
      <w:color w:val="0F4761" w:themeColor="accent1" w:themeShade="BF"/>
      <w:spacing w:val="5"/>
    </w:rPr>
  </w:style>
  <w:style w:type="character" w:styleId="Hyperlink">
    <w:name w:val="Hyperlink"/>
    <w:basedOn w:val="DefaultParagraphFont"/>
    <w:uiPriority w:val="99"/>
    <w:unhideWhenUsed/>
    <w:rsid w:val="001B3B6E"/>
    <w:rPr>
      <w:color w:val="467886" w:themeColor="hyperlink"/>
      <w:u w:val="single"/>
    </w:rPr>
  </w:style>
  <w:style w:type="character" w:styleId="UnresolvedMention">
    <w:name w:val="Unresolved Mention"/>
    <w:basedOn w:val="DefaultParagraphFont"/>
    <w:uiPriority w:val="99"/>
    <w:semiHidden/>
    <w:unhideWhenUsed/>
    <w:rsid w:val="001B3B6E"/>
    <w:rPr>
      <w:color w:val="605E5C"/>
      <w:shd w:val="clear" w:color="auto" w:fill="E1DFDD"/>
    </w:rPr>
  </w:style>
  <w:style w:type="paragraph" w:styleId="Header">
    <w:name w:val="header"/>
    <w:basedOn w:val="Normal"/>
    <w:link w:val="HeaderChar"/>
    <w:uiPriority w:val="99"/>
    <w:unhideWhenUsed/>
    <w:rsid w:val="009C4F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F7E"/>
  </w:style>
  <w:style w:type="paragraph" w:styleId="Footer">
    <w:name w:val="footer"/>
    <w:basedOn w:val="Normal"/>
    <w:link w:val="FooterChar"/>
    <w:uiPriority w:val="99"/>
    <w:unhideWhenUsed/>
    <w:rsid w:val="009C4F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F7E"/>
  </w:style>
  <w:style w:type="paragraph" w:styleId="Revision">
    <w:name w:val="Revision"/>
    <w:hidden/>
    <w:uiPriority w:val="99"/>
    <w:semiHidden/>
    <w:rsid w:val="00427D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easury.govt.nz/sites/default/files/2025-08/sustainable-resilient-fiscal-policy-economic-shocks-short-aug2025.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reasury.govt.nz/sites/default/files/2025-09/ltfs-2025.pdf"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fr.com/politics/federal/treasury-claims-liberals-long-lunch-tax-break-will-cost-billions-20250203-p5l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292</TotalTime>
  <Pages>3</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Nolan</dc:creator>
  <cp:keywords/>
  <dc:description/>
  <cp:lastModifiedBy>Matt Nolan</cp:lastModifiedBy>
  <cp:revision>12</cp:revision>
  <dcterms:created xsi:type="dcterms:W3CDTF">2026-09-27T22:47:00Z</dcterms:created>
  <dcterms:modified xsi:type="dcterms:W3CDTF">2026-09-28T03:34:00Z</dcterms:modified>
</cp:coreProperties>
</file>