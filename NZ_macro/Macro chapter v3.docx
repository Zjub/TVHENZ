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C9FB" w14:textId="5D778C10" w:rsidR="00562F5C" w:rsidRDefault="00997DCE" w:rsidP="001E4CE1">
      <w:pPr>
        <w:jc w:val="center"/>
        <w:rPr>
          <w:b/>
          <w:bCs/>
          <w:sz w:val="28"/>
          <w:szCs w:val="28"/>
        </w:rPr>
      </w:pPr>
      <w:r w:rsidRPr="001E4CE1">
        <w:rPr>
          <w:b/>
          <w:bCs/>
          <w:sz w:val="28"/>
          <w:szCs w:val="28"/>
        </w:rPr>
        <w:t xml:space="preserve">New Zealand’s Macroeconomic </w:t>
      </w:r>
      <w:commentRangeStart w:id="0"/>
      <w:del w:id="1" w:author="Matt Nolan" w:date="2026-02-08T13:53:00Z" w16du:dateUtc="2026-02-08T02:53:00Z">
        <w:r w:rsidRPr="001E4CE1" w:rsidDel="001C2DDF">
          <w:rPr>
            <w:b/>
            <w:bCs/>
            <w:sz w:val="28"/>
            <w:szCs w:val="28"/>
          </w:rPr>
          <w:delText>Paradox</w:delText>
        </w:r>
      </w:del>
      <w:commentRangeEnd w:id="0"/>
      <w:r w:rsidR="001C2DDF">
        <w:rPr>
          <w:rStyle w:val="CommentReference"/>
        </w:rPr>
        <w:commentReference w:id="0"/>
      </w:r>
      <w:ins w:id="2" w:author="Matt Nolan" w:date="2026-02-08T13:53:00Z" w16du:dateUtc="2026-02-08T02:53:00Z">
        <w:r w:rsidR="001C2DDF">
          <w:rPr>
            <w:b/>
            <w:bCs/>
            <w:sz w:val="28"/>
            <w:szCs w:val="28"/>
          </w:rPr>
          <w:t>Balancing Act</w:t>
        </w:r>
      </w:ins>
      <w:r w:rsidRPr="001E4CE1">
        <w:rPr>
          <w:b/>
          <w:bCs/>
          <w:sz w:val="28"/>
          <w:szCs w:val="28"/>
        </w:rPr>
        <w:t xml:space="preserve">: </w:t>
      </w:r>
    </w:p>
    <w:p w14:paraId="1C62578F" w14:textId="18B5B9EC" w:rsidR="00997DCE" w:rsidRDefault="00997DCE" w:rsidP="001E4CE1">
      <w:pPr>
        <w:jc w:val="center"/>
        <w:rPr>
          <w:b/>
          <w:bCs/>
          <w:sz w:val="28"/>
          <w:szCs w:val="28"/>
        </w:rPr>
      </w:pPr>
      <w:del w:id="3" w:author="Matt Nolan" w:date="2026-02-08T13:53:00Z" w16du:dateUtc="2026-02-08T02:53:00Z">
        <w:r w:rsidRPr="001E4CE1" w:rsidDel="001C2DDF">
          <w:rPr>
            <w:b/>
            <w:bCs/>
            <w:sz w:val="28"/>
            <w:szCs w:val="28"/>
          </w:rPr>
          <w:delText xml:space="preserve">High </w:delText>
        </w:r>
      </w:del>
      <w:ins w:id="4" w:author="Matt Nolan" w:date="2026-02-08T13:53:00Z" w16du:dateUtc="2026-02-08T02:53:00Z">
        <w:r w:rsidR="001C2DDF">
          <w:rPr>
            <w:b/>
            <w:bCs/>
            <w:sz w:val="28"/>
            <w:szCs w:val="28"/>
          </w:rPr>
          <w:t>Maintaining</w:t>
        </w:r>
        <w:r w:rsidR="001C2DDF" w:rsidRPr="001E4CE1">
          <w:rPr>
            <w:b/>
            <w:bCs/>
            <w:sz w:val="28"/>
            <w:szCs w:val="28"/>
          </w:rPr>
          <w:t xml:space="preserve"> </w:t>
        </w:r>
      </w:ins>
      <w:r w:rsidRPr="001E4CE1">
        <w:rPr>
          <w:b/>
          <w:bCs/>
          <w:sz w:val="28"/>
          <w:szCs w:val="28"/>
        </w:rPr>
        <w:t>Wellbeing</w:t>
      </w:r>
      <w:del w:id="5" w:author="Matt Nolan" w:date="2026-02-08T13:53:00Z" w16du:dateUtc="2026-02-08T02:53:00Z">
        <w:r w:rsidRPr="001E4CE1" w:rsidDel="001C2DDF">
          <w:rPr>
            <w:b/>
            <w:bCs/>
            <w:sz w:val="28"/>
            <w:szCs w:val="28"/>
          </w:rPr>
          <w:delText xml:space="preserve">, </w:delText>
        </w:r>
      </w:del>
      <w:ins w:id="6" w:author="Matt Nolan" w:date="2026-02-08T13:53:00Z" w16du:dateUtc="2026-02-08T02:53:00Z">
        <w:r w:rsidR="001C2DDF">
          <w:rPr>
            <w:b/>
            <w:bCs/>
            <w:sz w:val="28"/>
            <w:szCs w:val="28"/>
          </w:rPr>
          <w:t xml:space="preserve"> with</w:t>
        </w:r>
        <w:r w:rsidR="001C2DDF" w:rsidRPr="001E4CE1">
          <w:rPr>
            <w:b/>
            <w:bCs/>
            <w:sz w:val="28"/>
            <w:szCs w:val="28"/>
          </w:rPr>
          <w:t xml:space="preserve"> </w:t>
        </w:r>
      </w:ins>
      <w:r w:rsidRPr="001E4CE1">
        <w:rPr>
          <w:b/>
          <w:bCs/>
          <w:sz w:val="28"/>
          <w:szCs w:val="28"/>
        </w:rPr>
        <w:t>Rising Fiscal Risk</w:t>
      </w:r>
    </w:p>
    <w:p w14:paraId="0418A6B8" w14:textId="59DD5D47" w:rsidR="00562F5C" w:rsidRDefault="009F1F8D" w:rsidP="001E4CE1">
      <w:pPr>
        <w:jc w:val="center"/>
        <w:rPr>
          <w:sz w:val="24"/>
          <w:szCs w:val="24"/>
        </w:rPr>
      </w:pPr>
      <w:r w:rsidRPr="009F1F8D">
        <w:rPr>
          <w:noProof/>
          <w:sz w:val="24"/>
          <w:szCs w:val="24"/>
        </w:rPr>
        <mc:AlternateContent>
          <mc:Choice Requires="wps">
            <w:drawing>
              <wp:anchor distT="45720" distB="45720" distL="114300" distR="114300" simplePos="0" relativeHeight="251659264" behindDoc="0" locked="0" layoutInCell="1" allowOverlap="1" wp14:anchorId="6CC2C3CE" wp14:editId="528783D2">
                <wp:simplePos x="0" y="0"/>
                <wp:positionH relativeFrom="margin">
                  <wp:align>left</wp:align>
                </wp:positionH>
                <wp:positionV relativeFrom="paragraph">
                  <wp:posOffset>486410</wp:posOffset>
                </wp:positionV>
                <wp:extent cx="5539740" cy="1404620"/>
                <wp:effectExtent l="0" t="0" r="2286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1404620"/>
                        </a:xfrm>
                        <a:prstGeom prst="rect">
                          <a:avLst/>
                        </a:prstGeom>
                        <a:solidFill>
                          <a:srgbClr val="FFFFFF"/>
                        </a:solidFill>
                        <a:ln w="9525">
                          <a:solidFill>
                            <a:srgbClr val="000000"/>
                          </a:solidFill>
                          <a:miter lim="800000"/>
                          <a:headEnd/>
                          <a:tailEnd/>
                        </a:ln>
                      </wps:spPr>
                      <wps:txbx>
                        <w:txbxContent>
                          <w:p w14:paraId="1C50462F" w14:textId="77777777" w:rsidR="009F1F8D" w:rsidRPr="00997DCE" w:rsidRDefault="009F1F8D" w:rsidP="009F1F8D">
                            <w:pPr>
                              <w:numPr>
                                <w:ilvl w:val="0"/>
                                <w:numId w:val="5"/>
                              </w:numPr>
                            </w:pPr>
                            <w:r w:rsidRPr="00997DCE">
                              <w:t>New Zealand delivers high wellbeing despite structural economic disadvantages.</w:t>
                            </w:r>
                          </w:p>
                          <w:p w14:paraId="4EA1474C" w14:textId="77777777" w:rsidR="009F1F8D" w:rsidRPr="00997DCE" w:rsidRDefault="009F1F8D" w:rsidP="009F1F8D">
                            <w:pPr>
                              <w:numPr>
                                <w:ilvl w:val="0"/>
                                <w:numId w:val="5"/>
                              </w:numPr>
                            </w:pPr>
                            <w:r w:rsidRPr="00997DCE">
                              <w:t>Broader income measures outperform GDP in assessing living standards.</w:t>
                            </w:r>
                          </w:p>
                          <w:p w14:paraId="1C3920BA" w14:textId="77777777" w:rsidR="009F1F8D" w:rsidRPr="00997DCE" w:rsidRDefault="009F1F8D" w:rsidP="009F1F8D">
                            <w:pPr>
                              <w:numPr>
                                <w:ilvl w:val="0"/>
                                <w:numId w:val="5"/>
                              </w:numPr>
                            </w:pPr>
                            <w:r w:rsidRPr="00997DCE">
                              <w:t>Weak productivity and population ageing pose growing macro-fiscal risks.</w:t>
                            </w:r>
                          </w:p>
                          <w:p w14:paraId="56A94B8C" w14:textId="77777777" w:rsidR="009F1F8D" w:rsidRPr="00997DCE" w:rsidRDefault="009F1F8D" w:rsidP="009F1F8D">
                            <w:pPr>
                              <w:numPr>
                                <w:ilvl w:val="0"/>
                                <w:numId w:val="5"/>
                              </w:numPr>
                            </w:pPr>
                            <w:r w:rsidRPr="00997DCE">
                              <w:t>Tax, regulatory, and investment settings may be constraining productivity growth.</w:t>
                            </w:r>
                          </w:p>
                          <w:p w14:paraId="37C41ABE" w14:textId="77777777" w:rsidR="009F1F8D" w:rsidRPr="00997DCE" w:rsidRDefault="009F1F8D" w:rsidP="009F1F8D">
                            <w:pPr>
                              <w:numPr>
                                <w:ilvl w:val="0"/>
                                <w:numId w:val="5"/>
                              </w:numPr>
                            </w:pPr>
                            <w:r w:rsidRPr="00997DCE">
                              <w:t>Ageing pressures require difficult choices on spending, taxation, and transfers.</w:t>
                            </w:r>
                          </w:p>
                          <w:p w14:paraId="334BB2AF" w14:textId="6FACA533" w:rsidR="009F1F8D" w:rsidRDefault="009F1F8D" w:rsidP="00DF6F6D">
                            <w:pPr>
                              <w:numPr>
                                <w:ilvl w:val="0"/>
                                <w:numId w:val="5"/>
                              </w:numPr>
                            </w:pPr>
                            <w:r w:rsidRPr="00997DCE">
                              <w:t>Independent fiscal institutions are essential for durable, transparent reform.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C2C3CE" id="_x0000_t202" coordsize="21600,21600" o:spt="202" path="m,l,21600r21600,l21600,xe">
                <v:stroke joinstyle="miter"/>
                <v:path gradientshapeok="t" o:connecttype="rect"/>
              </v:shapetype>
              <v:shape id="Text Box 2" o:spid="_x0000_s1026" type="#_x0000_t202" style="position:absolute;left:0;text-align:left;margin-left:0;margin-top:38.3pt;width:436.2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">
                <v:textbox style="mso-fit-shape-to-text:t">
                  <w:txbxContent>
                    <w:p w14:paraId="1C50462F" w14:textId="77777777" w:rsidR="009F1F8D" w:rsidRPr="00997DCE" w:rsidRDefault="009F1F8D" w:rsidP="009F1F8D">
                      <w:pPr>
                        <w:numPr>
                          <w:ilvl w:val="0"/>
                          <w:numId w:val="5"/>
                        </w:numPr>
                      </w:pPr>
                      <w:r w:rsidRPr="00997DCE">
                        <w:t>New Zealand delivers high wellbeing despite structural economic disadvantages.</w:t>
                      </w:r>
                    </w:p>
                    <w:p w14:paraId="4EA1474C" w14:textId="77777777" w:rsidR="009F1F8D" w:rsidRPr="00997DCE" w:rsidRDefault="009F1F8D" w:rsidP="009F1F8D">
                      <w:pPr>
                        <w:numPr>
                          <w:ilvl w:val="0"/>
                          <w:numId w:val="5"/>
                        </w:numPr>
                      </w:pPr>
                      <w:r w:rsidRPr="00997DCE">
                        <w:t>Broader income measures outperform GDP in assessing living standards.</w:t>
                      </w:r>
                    </w:p>
                    <w:p w14:paraId="1C3920BA" w14:textId="77777777" w:rsidR="009F1F8D" w:rsidRPr="00997DCE" w:rsidRDefault="009F1F8D" w:rsidP="009F1F8D">
                      <w:pPr>
                        <w:numPr>
                          <w:ilvl w:val="0"/>
                          <w:numId w:val="5"/>
                        </w:numPr>
                      </w:pPr>
                      <w:r w:rsidRPr="00997DCE">
                        <w:t>Weak productivity and population ageing pose growing macro-fiscal risks.</w:t>
                      </w:r>
                    </w:p>
                    <w:p w14:paraId="56A94B8C" w14:textId="77777777" w:rsidR="009F1F8D" w:rsidRPr="00997DCE" w:rsidRDefault="009F1F8D" w:rsidP="009F1F8D">
                      <w:pPr>
                        <w:numPr>
                          <w:ilvl w:val="0"/>
                          <w:numId w:val="5"/>
                        </w:numPr>
                      </w:pPr>
                      <w:r w:rsidRPr="00997DCE">
                        <w:t>Tax, regulatory, and investment settings may be constraining productivity growth.</w:t>
                      </w:r>
                    </w:p>
                    <w:p w14:paraId="37C41ABE" w14:textId="77777777" w:rsidR="009F1F8D" w:rsidRPr="00997DCE" w:rsidRDefault="009F1F8D" w:rsidP="009F1F8D">
                      <w:pPr>
                        <w:numPr>
                          <w:ilvl w:val="0"/>
                          <w:numId w:val="5"/>
                        </w:numPr>
                      </w:pPr>
                      <w:r w:rsidRPr="00997DCE">
                        <w:t>Ageing pressures require difficult choices on spending, taxation, and transfers.</w:t>
                      </w:r>
                    </w:p>
                    <w:p w14:paraId="334BB2AF" w14:textId="6FACA533" w:rsidR="009F1F8D" w:rsidRDefault="009F1F8D" w:rsidP="00DF6F6D">
                      <w:pPr>
                        <w:numPr>
                          <w:ilvl w:val="0"/>
                          <w:numId w:val="5"/>
                        </w:numPr>
                      </w:pPr>
                      <w:r w:rsidRPr="00997DCE">
                        <w:t>Independent fiscal institutions are essential for durable, transparent reform.</w:t>
                      </w:r>
                    </w:p>
                  </w:txbxContent>
                </v:textbox>
                <w10:wrap type="square" anchorx="margin"/>
              </v:shape>
            </w:pict>
          </mc:Fallback>
        </mc:AlternateContent>
      </w:r>
      <w:r w:rsidR="00562F5C" w:rsidRPr="00562F5C">
        <w:rPr>
          <w:b/>
          <w:bCs/>
          <w:sz w:val="24"/>
          <w:szCs w:val="24"/>
        </w:rPr>
        <w:t>Matt Nolan</w:t>
      </w:r>
    </w:p>
    <w:p w14:paraId="32ABB4BE" w14:textId="77777777" w:rsidR="006527B7" w:rsidRDefault="006527B7" w:rsidP="00997DCE">
      <w:pPr>
        <w:rPr>
          <w:b/>
          <w:bCs/>
        </w:rPr>
      </w:pPr>
    </w:p>
    <w:p w14:paraId="168928E2" w14:textId="48D87274" w:rsidR="00997DCE" w:rsidRPr="00C07417" w:rsidRDefault="00997DCE" w:rsidP="00997DCE">
      <w:pPr>
        <w:rPr>
          <w:b/>
          <w:bCs/>
          <w:sz w:val="24"/>
          <w:szCs w:val="24"/>
        </w:rPr>
      </w:pPr>
      <w:r w:rsidRPr="00C07417">
        <w:rPr>
          <w:b/>
          <w:bCs/>
          <w:sz w:val="24"/>
          <w:szCs w:val="24"/>
        </w:rPr>
        <w:t>Introduction</w:t>
      </w:r>
    </w:p>
    <w:p w14:paraId="26F221AC" w14:textId="77777777" w:rsidR="00997DCE" w:rsidRPr="00997DCE" w:rsidRDefault="00997DCE" w:rsidP="00997DCE">
      <w:r w:rsidRPr="00997DCE">
        <w:t>New Zealand is a distinctive high-income economy. By global standards it is small, geographically remote, and highly exposed to commodity price cycles. Yet over recent decades it has delivered living standards that compare favourably with many larger and more diversified economies, particularly when living standards are measured more broadly than GDP per capita. Net national disposable income has grown robustly, while international wellbeing comparisons place New Zealand among the stronger OECD performers across a range of indicators.</w:t>
      </w:r>
    </w:p>
    <w:p w14:paraId="32028679" w14:textId="600781EB" w:rsidR="00997DCE" w:rsidRPr="00997DCE" w:rsidRDefault="00997DCE" w:rsidP="00997DCE">
      <w:r w:rsidRPr="00997DCE">
        <w:t xml:space="preserve">This chapter argues that New Zealand’s macroeconomic performance is best understood as a combination of two forces. First, the economy possesses genuine strengths that are often understated when analysis focuses narrowly on productivity or GDP. Second, it faces structural challenges </w:t>
      </w:r>
      <w:bookmarkStart w:id="7" w:name="_Hlk221452448"/>
      <w:ins w:id="8" w:author="Matt Nolan" w:date="2026-02-08T14:13:00Z" w16du:dateUtc="2026-02-08T03:13:00Z">
        <w:r w:rsidR="00306BB3">
          <w:t>–</w:t>
        </w:r>
        <w:bookmarkEnd w:id="7"/>
        <w:r w:rsidR="00306BB3">
          <w:t xml:space="preserve"> </w:t>
        </w:r>
      </w:ins>
      <w:del w:id="9" w:author="Matt Nolan" w:date="2026-02-08T14:13:00Z" w16du:dateUtc="2026-02-08T03:13:00Z">
        <w:r w:rsidRPr="00997DCE" w:rsidDel="00306BB3">
          <w:delText xml:space="preserve">— </w:delText>
        </w:r>
      </w:del>
      <w:r w:rsidRPr="00997DCE">
        <w:t xml:space="preserve">especially weak productivity growth and rapid population ageing </w:t>
      </w:r>
      <w:ins w:id="10" w:author="Matt Nolan" w:date="2026-02-08T14:13:00Z" w16du:dateUtc="2026-02-08T03:13:00Z">
        <w:r w:rsidR="00306BB3">
          <w:t>–</w:t>
        </w:r>
      </w:ins>
      <w:del w:id="11" w:author="Matt Nolan" w:date="2026-02-08T14:13:00Z" w16du:dateUtc="2026-02-08T03:13:00Z">
        <w:r w:rsidRPr="00997DCE" w:rsidDel="00306BB3">
          <w:delText>—</w:delText>
        </w:r>
      </w:del>
      <w:r w:rsidRPr="00997DCE">
        <w:t xml:space="preserve"> that create rising medium- to long-term macroeconomic and fiscal risks. While New Zealand’s strengths have supported high wellbeing and relatively </w:t>
      </w:r>
      <w:del w:id="12" w:author="Matt Nolan" w:date="2026-02-08T14:14:00Z" w16du:dateUtc="2026-02-08T03:14:00Z">
        <w:r w:rsidRPr="00997DCE" w:rsidDel="00B92AF4">
          <w:delText xml:space="preserve">resilient </w:delText>
        </w:r>
      </w:del>
      <w:ins w:id="13" w:author="Matt Nolan" w:date="2026-02-08T14:14:00Z" w16du:dateUtc="2026-02-08T03:14:00Z">
        <w:r w:rsidR="00B92AF4" w:rsidRPr="00997DCE">
          <w:t>r</w:t>
        </w:r>
        <w:r w:rsidR="00B92AF4">
          <w:t>obust</w:t>
        </w:r>
        <w:r w:rsidR="00B92AF4" w:rsidRPr="00997DCE">
          <w:t xml:space="preserve"> </w:t>
        </w:r>
      </w:ins>
      <w:del w:id="14" w:author="Matt Nolan" w:date="2026-02-08T14:14:00Z" w16du:dateUtc="2026-02-08T03:14:00Z">
        <w:r w:rsidRPr="00997DCE" w:rsidDel="00B92AF4">
          <w:delText>incomes</w:delText>
        </w:r>
      </w:del>
      <w:ins w:id="15" w:author="Matt Nolan" w:date="2026-02-08T14:14:00Z" w16du:dateUtc="2026-02-08T03:14:00Z">
        <w:r w:rsidR="00B92AF4" w:rsidRPr="00997DCE">
          <w:t>income</w:t>
        </w:r>
        <w:r w:rsidR="00B92AF4">
          <w:t xml:space="preserve"> growth</w:t>
        </w:r>
      </w:ins>
      <w:r w:rsidRPr="00997DCE">
        <w:t>, these challenges threaten the economy’s capacity to absorb shocks and risk lower living standards for future generations.</w:t>
      </w:r>
    </w:p>
    <w:p w14:paraId="25ED9245" w14:textId="77777777" w:rsidR="00997DCE" w:rsidRPr="00997DCE" w:rsidRDefault="00997DCE" w:rsidP="00997DCE">
      <w:r w:rsidRPr="00997DCE">
        <w:t>A range of policy directions has been proposed to mitigate these risks, including tax reform, restraint in ad hoc industrial policy, and changes to retirement income settings. The chapter’s central recommendation is the establishment of an independent fiscal institution to strengthen macro-fiscal decision-making, transparency, and public understanding of long-term trade-offs.</w:t>
      </w:r>
    </w:p>
    <w:p w14:paraId="7CA09860" w14:textId="77777777" w:rsidR="00997DCE" w:rsidRPr="00C07417" w:rsidRDefault="00997DCE" w:rsidP="00997DCE">
      <w:pPr>
        <w:rPr>
          <w:b/>
          <w:bCs/>
          <w:sz w:val="24"/>
          <w:szCs w:val="24"/>
        </w:rPr>
      </w:pPr>
      <w:r w:rsidRPr="00C07417">
        <w:rPr>
          <w:b/>
          <w:bCs/>
          <w:sz w:val="24"/>
          <w:szCs w:val="24"/>
        </w:rPr>
        <w:t>Understated strengths</w:t>
      </w:r>
    </w:p>
    <w:p w14:paraId="38028CEB" w14:textId="0C350568" w:rsidR="00997DCE" w:rsidRPr="00C07417" w:rsidRDefault="00997DCE" w:rsidP="00997DCE">
      <w:pPr>
        <w:rPr>
          <w:u w:val="single"/>
        </w:rPr>
      </w:pPr>
      <w:del w:id="16" w:author="Matt Nolan" w:date="2026-02-08T14:30:00Z" w16du:dateUtc="2026-02-08T03:30:00Z">
        <w:r w:rsidRPr="00C07417" w:rsidDel="00E43019">
          <w:rPr>
            <w:u w:val="single"/>
          </w:rPr>
          <w:delText>Consumption and income performance</w:delText>
        </w:r>
      </w:del>
      <w:ins w:id="17" w:author="Matt Nolan" w:date="2026-02-08T14:30:00Z" w16du:dateUtc="2026-02-08T03:30:00Z">
        <w:r w:rsidR="00E43019">
          <w:rPr>
            <w:u w:val="single"/>
          </w:rPr>
          <w:t>Strong and growing living standards</w:t>
        </w:r>
      </w:ins>
    </w:p>
    <w:p w14:paraId="54E4D887" w14:textId="77777777" w:rsidR="00997DCE" w:rsidRPr="00997DCE" w:rsidRDefault="00997DCE" w:rsidP="00997DCE">
      <w:r w:rsidRPr="00997DCE">
        <w:t>By conventional metrics, New Zealand appears to “break the rules” for a high-income economy. It is geographically isolated, has relatively low economic complexity, invests modestly in research and development, and remains heavily oriented toward primary production and tourism. These features are frequently cited as evidence of underlying economic weakness, particularly given New Zealand’s relatively low labour productivity compared with peer economies such as Australia and the United States.</w:t>
      </w:r>
    </w:p>
    <w:p w14:paraId="6A53A5FB" w14:textId="71EEB744" w:rsidR="00997DCE" w:rsidRPr="00997DCE" w:rsidRDefault="00997DCE" w:rsidP="00997DCE">
      <w:r w:rsidRPr="00997DCE">
        <w:lastRenderedPageBreak/>
        <w:t>However, it does not follow that an economy aligned with its comparative advantage</w:t>
      </w:r>
      <w:del w:id="18" w:author="Matt Nolan" w:date="2026-02-08T14:37:00Z" w16du:dateUtc="2026-02-08T03:37:00Z">
        <w:r w:rsidRPr="00997DCE" w:rsidDel="004A43E2">
          <w:delText>s</w:delText>
        </w:r>
      </w:del>
      <w:r w:rsidRPr="00997DCE">
        <w:t xml:space="preserve"> will </w:t>
      </w:r>
      <w:del w:id="19" w:author="Matt Nolan" w:date="2026-02-08T14:37:00Z" w16du:dateUtc="2026-02-08T03:37:00Z">
        <w:r w:rsidRPr="00997DCE" w:rsidDel="004A43E2">
          <w:delText xml:space="preserve">necessarily </w:delText>
        </w:r>
      </w:del>
      <w:r w:rsidRPr="00997DCE">
        <w:t xml:space="preserve">deliver weak outcomes. While GDP per capita growth in New Zealand has been modest, broader income measures point to stronger improvements in living standards. Real net national disposable income (RNNDI) per capita </w:t>
      </w:r>
      <w:ins w:id="20" w:author="Matt Nolan" w:date="2026-02-08T14:38:00Z" w16du:dateUtc="2026-02-08T03:38:00Z">
        <w:r w:rsidR="004A43E2">
          <w:t>–</w:t>
        </w:r>
      </w:ins>
      <w:del w:id="21" w:author="Matt Nolan" w:date="2026-02-08T14:38:00Z" w16du:dateUtc="2026-02-08T03:38:00Z">
        <w:r w:rsidRPr="00997DCE" w:rsidDel="004A43E2">
          <w:delText>—</w:delText>
        </w:r>
      </w:del>
      <w:r w:rsidRPr="00997DCE">
        <w:t xml:space="preserve"> which adjusts for movements in the terms of trade and capital depreciation </w:t>
      </w:r>
      <w:ins w:id="22" w:author="Matt Nolan" w:date="2026-02-08T14:39:00Z" w16du:dateUtc="2026-02-08T03:39:00Z">
        <w:r w:rsidR="004A43E2">
          <w:t>–</w:t>
        </w:r>
      </w:ins>
      <w:del w:id="23" w:author="Matt Nolan" w:date="2026-02-08T14:39:00Z" w16du:dateUtc="2026-02-08T03:39:00Z">
        <w:r w:rsidRPr="00997DCE" w:rsidDel="004A43E2">
          <w:delText>—</w:delText>
        </w:r>
      </w:del>
      <w:r w:rsidRPr="00997DCE">
        <w:t xml:space="preserve"> grew by around 2.1 per cent per year between 2000 and 2022, compared with 1.7 per cent growth in GDP per capita.</w:t>
      </w:r>
    </w:p>
    <w:p w14:paraId="26138073" w14:textId="6C91E8F7" w:rsidR="00997DCE" w:rsidRPr="00997DCE" w:rsidRDefault="00997DCE" w:rsidP="00997DCE">
      <w:r w:rsidRPr="00997DCE">
        <w:t xml:space="preserve">This difference </w:t>
      </w:r>
      <w:del w:id="24" w:author="Matt Nolan" w:date="2026-02-08T14:41:00Z" w16du:dateUtc="2026-02-08T03:41:00Z">
        <w:r w:rsidRPr="00997DCE" w:rsidDel="00725D5B">
          <w:delText>matters</w:delText>
        </w:r>
      </w:del>
      <w:ins w:id="25" w:author="Matt Nolan" w:date="2026-02-08T14:41:00Z" w16du:dateUtc="2026-02-08T03:41:00Z">
        <w:r w:rsidR="00725D5B">
          <w:t>tells us that living standards have risen more quickly than GDP would su</w:t>
        </w:r>
      </w:ins>
      <w:ins w:id="26" w:author="Matt Nolan" w:date="2026-02-08T14:42:00Z" w16du:dateUtc="2026-02-08T03:42:00Z">
        <w:r w:rsidR="002F7006">
          <w:t>ggest</w:t>
        </w:r>
      </w:ins>
      <w:r w:rsidRPr="00997DCE">
        <w:t>. GDP measures production, not the resources available for consumption or investment. In a relatively capital-shallow economy benefiting from strong export prices, GDP can understate living-standard gains because less output is absorbed by capital maintenance and because favourable terms of trade allow a given volume of exports to purchase more imports. On an RNNDI basis, New Zealand’s OECD ranking improves materially</w:t>
      </w:r>
      <w:ins w:id="27" w:author="Matt Nolan" w:date="2026-02-08T14:42:00Z" w16du:dateUtc="2026-02-08T03:42:00Z">
        <w:r w:rsidR="00611BA6">
          <w:t xml:space="preserve"> (from 21</w:t>
        </w:r>
        <w:r w:rsidR="00611BA6" w:rsidRPr="00611BA6">
          <w:rPr>
            <w:vertAlign w:val="superscript"/>
            <w:rPrChange w:id="28" w:author="Matt Nolan" w:date="2026-02-08T14:42:00Z" w16du:dateUtc="2026-02-08T03:42:00Z">
              <w:rPr/>
            </w:rPrChange>
          </w:rPr>
          <w:t>st</w:t>
        </w:r>
        <w:r w:rsidR="00611BA6">
          <w:t xml:space="preserve"> to 18</w:t>
        </w:r>
        <w:r w:rsidR="00611BA6" w:rsidRPr="00611BA6">
          <w:rPr>
            <w:vertAlign w:val="superscript"/>
            <w:rPrChange w:id="29" w:author="Matt Nolan" w:date="2026-02-08T14:42:00Z" w16du:dateUtc="2026-02-08T03:42:00Z">
              <w:rPr/>
            </w:rPrChange>
          </w:rPr>
          <w:t>th</w:t>
        </w:r>
        <w:r w:rsidR="00611BA6">
          <w:t xml:space="preserve"> position)</w:t>
        </w:r>
      </w:ins>
      <w:r w:rsidRPr="00997DCE">
        <w:t xml:space="preserve">, with particularly strong relative performance compared with </w:t>
      </w:r>
      <w:del w:id="30" w:author="Matt Nolan" w:date="2026-02-08T14:43:00Z" w16du:dateUtc="2026-02-08T03:43:00Z">
        <w:r w:rsidRPr="00997DCE" w:rsidDel="00611BA6">
          <w:delText xml:space="preserve">historically </w:delText>
        </w:r>
      </w:del>
      <w:r w:rsidRPr="00997DCE">
        <w:t>capital-intensive economies such as Japan, Germany, and the United States.</w:t>
      </w:r>
    </w:p>
    <w:p w14:paraId="553395B1" w14:textId="0C815956" w:rsidR="00997DCE" w:rsidRPr="00997DCE" w:rsidRDefault="00997DCE" w:rsidP="00997DCE">
      <w:r w:rsidRPr="00997DCE">
        <w:t xml:space="preserve">Further adjustments that account for environmental and natural capital strengthen this picture. </w:t>
      </w:r>
      <w:del w:id="31" w:author="Matt Nolan" w:date="2026-02-08T14:57:00Z" w16du:dateUtc="2026-02-08T03:57:00Z">
        <w:r w:rsidRPr="00997DCE" w:rsidDel="009B345D">
          <w:delText>Work by</w:delText>
        </w:r>
      </w:del>
      <w:ins w:id="32" w:author="Matt Nolan" w:date="2026-02-08T14:57:00Z" w16du:dateUtc="2026-02-08T03:57:00Z">
        <w:r w:rsidR="009B345D">
          <w:t>Research in</w:t>
        </w:r>
      </w:ins>
      <w:r w:rsidRPr="00997DCE">
        <w:t xml:space="preserve"> </w:t>
      </w:r>
      <w:ins w:id="33" w:author="Matt Nolan" w:date="2026-02-08T14:56:00Z" w16du:dateUtc="2026-02-08T03:56:00Z">
        <w:r w:rsidR="009B345D">
          <w:fldChar w:fldCharType="begin"/>
        </w:r>
        <w:r w:rsidR="009B345D">
          <w:instrText>HYPERLINK "https://www.nzae.org.nz/wp-content/uploads/2021/07/Grimes.pdf"</w:instrText>
        </w:r>
        <w:r w:rsidR="009B345D">
          <w:fldChar w:fldCharType="separate"/>
        </w:r>
        <w:r w:rsidR="009B345D" w:rsidRPr="00A15753">
          <w:rPr>
            <w:rStyle w:val="Hyperlink"/>
          </w:rPr>
          <w:t>Grimes and Wu (2021)</w:t>
        </w:r>
        <w:r w:rsidR="009B345D">
          <w:fldChar w:fldCharType="end"/>
        </w:r>
      </w:ins>
      <w:del w:id="34" w:author="Matt Nolan" w:date="2026-02-08T14:56:00Z" w16du:dateUtc="2026-02-08T03:56:00Z">
        <w:r w:rsidRPr="00997DCE" w:rsidDel="009B345D">
          <w:delText>Grimes and Wu</w:delText>
        </w:r>
      </w:del>
      <w:r w:rsidRPr="00997DCE">
        <w:t xml:space="preserve"> shows that once resource use and environmental depletion are incorporated, New Zealand’s relative income performance over recent decades looks stronger still. These outcomes underline the importance of New Zealand’s integration into global markets, with favourable terms of trade and access to international supply chains playing a central role in sustaining incomes.</w:t>
      </w:r>
    </w:p>
    <w:p w14:paraId="37027FF1" w14:textId="77777777" w:rsidR="00997DCE" w:rsidRPr="00997DCE" w:rsidRDefault="00997DCE" w:rsidP="00997DCE">
      <w:r w:rsidRPr="00997DCE">
        <w:t>Short-term economic weakness following COVID-19 does not negate this long-run performance. Instead, it highlights the extent to which future income growth will depend on the resilience of international markets, supply chains, and the broader rules-based global economic order on which New Zealand relies.</w:t>
      </w:r>
    </w:p>
    <w:p w14:paraId="0998E7E4" w14:textId="77777777" w:rsidR="00997DCE" w:rsidRPr="001E7D43" w:rsidRDefault="00997DCE" w:rsidP="00997DCE">
      <w:pPr>
        <w:rPr>
          <w:u w:val="single"/>
        </w:rPr>
      </w:pPr>
      <w:r w:rsidRPr="001E7D43">
        <w:rPr>
          <w:u w:val="single"/>
        </w:rPr>
        <w:t>Trust, institutions, and wellbeing</w:t>
      </w:r>
    </w:p>
    <w:p w14:paraId="4A04DE22" w14:textId="0CCAEDFE" w:rsidR="00997DCE" w:rsidRPr="00997DCE" w:rsidRDefault="00997DCE" w:rsidP="00997DCE">
      <w:r w:rsidRPr="00997DCE">
        <w:t xml:space="preserve">New Zealand also performs well on </w:t>
      </w:r>
      <w:del w:id="35" w:author="Matt Nolan" w:date="2026-02-08T15:33:00Z" w16du:dateUtc="2026-02-08T04:33:00Z">
        <w:r w:rsidRPr="00997DCE" w:rsidDel="00FF7A2D">
          <w:delText>less tangible but economically important dimensions of performance</w:delText>
        </w:r>
      </w:del>
      <w:ins w:id="36" w:author="Matt Nolan" w:date="2026-02-08T15:33:00Z" w16du:dateUtc="2026-02-08T04:33:00Z">
        <w:r w:rsidR="00FF7A2D">
          <w:t>less tangible measures of social and economic performance</w:t>
        </w:r>
      </w:ins>
      <w:r w:rsidRPr="00997DCE">
        <w:t xml:space="preserve">. Public institutions are comparatively strong, and public debt </w:t>
      </w:r>
      <w:ins w:id="37" w:author="Matt Nolan" w:date="2026-02-08T15:33:00Z" w16du:dateUtc="2026-02-08T04:33:00Z">
        <w:r w:rsidR="00FF7A2D">
          <w:t>–</w:t>
        </w:r>
      </w:ins>
      <w:del w:id="38" w:author="Matt Nolan" w:date="2026-02-08T15:33:00Z" w16du:dateUtc="2026-02-08T04:33:00Z">
        <w:r w:rsidRPr="00997DCE" w:rsidDel="00FF7A2D">
          <w:delText>—</w:delText>
        </w:r>
      </w:del>
      <w:r w:rsidRPr="00997DCE">
        <w:t xml:space="preserve"> while elevated following recent shocks </w:t>
      </w:r>
      <w:ins w:id="39" w:author="Matt Nolan" w:date="2026-02-08T15:33:00Z" w16du:dateUtc="2026-02-08T04:33:00Z">
        <w:r w:rsidR="00FF7A2D">
          <w:t>–</w:t>
        </w:r>
      </w:ins>
      <w:del w:id="40" w:author="Matt Nolan" w:date="2026-02-08T15:33:00Z" w16du:dateUtc="2026-02-08T04:33:00Z">
        <w:r w:rsidRPr="00997DCE" w:rsidDel="00FF7A2D">
          <w:delText>—</w:delText>
        </w:r>
      </w:del>
      <w:r w:rsidRPr="00997DCE">
        <w:t xml:space="preserve"> remains modest by international standards. The public sector balance sheet compares favourably with the OECD average.</w:t>
      </w:r>
    </w:p>
    <w:p w14:paraId="37CAA30E" w14:textId="0C147C83" w:rsidR="00997DCE" w:rsidRPr="00997DCE" w:rsidRDefault="00997DCE" w:rsidP="00997DCE">
      <w:r w:rsidRPr="00997DCE">
        <w:t xml:space="preserve">These strengths are reflected in relatively high levels of public trust. </w:t>
      </w:r>
      <w:ins w:id="41" w:author="Matt Nolan" w:date="2026-02-08T15:34:00Z" w16du:dateUtc="2026-02-08T04:34:00Z">
        <w:r w:rsidR="00B94C3E" w:rsidRPr="00B972C4">
          <w:t>OECD’s 202</w:t>
        </w:r>
        <w:r w:rsidR="00B94C3E">
          <w:t>4</w:t>
        </w:r>
        <w:r w:rsidR="00B94C3E" w:rsidRPr="00B972C4">
          <w:t xml:space="preserve"> </w:t>
        </w:r>
        <w:r w:rsidR="00B94C3E" w:rsidRPr="00B972C4">
          <w:rPr>
            <w:i/>
            <w:iCs/>
          </w:rPr>
          <w:t>Survey on Drivers of Trust in Public Institutions</w:t>
        </w:r>
        <w:r w:rsidR="00B94C3E">
          <w:rPr>
            <w:i/>
            <w:iCs/>
          </w:rPr>
          <w:t xml:space="preserve"> </w:t>
        </w:r>
        <w:r w:rsidR="00B94C3E" w:rsidRPr="00EA682E">
          <w:t>(</w:t>
        </w:r>
        <w:r w:rsidR="00B94C3E">
          <w:fldChar w:fldCharType="begin"/>
        </w:r>
        <w:r w:rsidR="00B94C3E">
          <w:instrText>HYPERLINK "https://www.oecd.org/en/publications/oecd-survey-on-drivers-of-trust-in-public-institutions-2024-results-country-notes_a8004759-en/new-zealand_3ca8436a-en.html"</w:instrText>
        </w:r>
        <w:r w:rsidR="00B94C3E">
          <w:fldChar w:fldCharType="separate"/>
        </w:r>
        <w:r w:rsidR="00B94C3E" w:rsidRPr="00EA682E">
          <w:rPr>
            <w:rStyle w:val="Hyperlink"/>
          </w:rPr>
          <w:t>OECD</w:t>
        </w:r>
        <w:r w:rsidR="00B94C3E">
          <w:rPr>
            <w:rStyle w:val="Hyperlink"/>
          </w:rPr>
          <w:t>,</w:t>
        </w:r>
        <w:r w:rsidR="00B94C3E" w:rsidRPr="00EA682E">
          <w:rPr>
            <w:rStyle w:val="Hyperlink"/>
          </w:rPr>
          <w:t xml:space="preserve"> 202</w:t>
        </w:r>
        <w:r w:rsidR="00B94C3E">
          <w:rPr>
            <w:rStyle w:val="Hyperlink"/>
          </w:rPr>
          <w:t>4</w:t>
        </w:r>
        <w:r w:rsidR="00B94C3E">
          <w:fldChar w:fldCharType="end"/>
        </w:r>
        <w:r w:rsidR="00B94C3E" w:rsidRPr="00EA682E">
          <w:t>)</w:t>
        </w:r>
      </w:ins>
      <w:del w:id="42" w:author="Matt Nolan" w:date="2026-02-08T15:34:00Z" w16du:dateUtc="2026-02-08T04:34:00Z">
        <w:r w:rsidRPr="00997DCE" w:rsidDel="00B94C3E">
          <w:delText>OECD survey data</w:delText>
        </w:r>
      </w:del>
      <w:r w:rsidRPr="00997DCE">
        <w:t xml:space="preserve"> show</w:t>
      </w:r>
      <w:ins w:id="43" w:author="Matt Nolan" w:date="2026-02-08T15:34:00Z" w16du:dateUtc="2026-02-08T04:34:00Z">
        <w:r w:rsidR="00B94C3E">
          <w:t>s</w:t>
        </w:r>
      </w:ins>
      <w:r w:rsidRPr="00997DCE">
        <w:t xml:space="preserve"> that trust in central government and satisfaction with public services in New Zealand exceed OECD averages, while trust in institutions such as the police and courts remains comparatively high. Although there are important demographic gaps in trust, overall institutional confidence remains a notable asset.</w:t>
      </w:r>
    </w:p>
    <w:p w14:paraId="73DE2EB8" w14:textId="4E7B79E8" w:rsidR="00997DCE" w:rsidRPr="00997DCE" w:rsidRDefault="00997DCE" w:rsidP="00997DCE">
      <w:r w:rsidRPr="00997DCE">
        <w:t>A key contributor</w:t>
      </w:r>
      <w:ins w:id="44" w:author="Matt Nolan" w:date="2026-02-08T15:36:00Z" w16du:dateUtc="2026-02-08T04:36:00Z">
        <w:r w:rsidR="00620154">
          <w:t xml:space="preserve"> to this trust in public institutions</w:t>
        </w:r>
      </w:ins>
      <w:r w:rsidRPr="00997DCE">
        <w:t xml:space="preserve"> has been New Zealand’s fiscal framework. Since the early 1990s, fiscal policy has been guided by a principles-based approach emphasising transparency, sustainability, and prudent debt management rather than rigid numerical rules. Regular reporting of fiscal risks and long-term projections of spending pressures </w:t>
      </w:r>
      <w:ins w:id="45" w:author="Matt Nolan" w:date="2026-02-08T15:37:00Z" w16du:dateUtc="2026-02-08T04:37:00Z">
        <w:r w:rsidR="0003038A">
          <w:t>–</w:t>
        </w:r>
      </w:ins>
      <w:del w:id="46" w:author="Matt Nolan" w:date="2026-02-08T15:37:00Z" w16du:dateUtc="2026-02-08T04:37:00Z">
        <w:r w:rsidRPr="00997DCE" w:rsidDel="0003038A">
          <w:delText>—</w:delText>
        </w:r>
      </w:del>
      <w:r w:rsidRPr="00997DCE">
        <w:t xml:space="preserve"> particularly those associated with ageing </w:t>
      </w:r>
      <w:ins w:id="47" w:author="Matt Nolan" w:date="2026-02-08T15:37:00Z" w16du:dateUtc="2026-02-08T04:37:00Z">
        <w:r w:rsidR="0003038A">
          <w:t>–</w:t>
        </w:r>
      </w:ins>
      <w:del w:id="48" w:author="Matt Nolan" w:date="2026-02-08T15:37:00Z" w16du:dateUtc="2026-02-08T04:37:00Z">
        <w:r w:rsidRPr="00997DCE" w:rsidDel="0003038A">
          <w:delText>—</w:delText>
        </w:r>
      </w:del>
      <w:r w:rsidRPr="00997DCE">
        <w:t xml:space="preserve"> have supported a relatively strong public sector balance sheet, even after major shocks such as the Global Financial Crisis and the COVID-19 pandemic.</w:t>
      </w:r>
    </w:p>
    <w:p w14:paraId="2DB3327E" w14:textId="3C418EB0" w:rsidR="00997DCE" w:rsidRPr="00997DCE" w:rsidRDefault="00997DCE" w:rsidP="00997DCE">
      <w:r w:rsidRPr="00997DCE">
        <w:t xml:space="preserve">This framework has been complemented by another core institutional strength: an independent central bank. Since the Reserve Bank of New Zealand Act (1989), the Reserve Bank has largely </w:t>
      </w:r>
      <w:r w:rsidRPr="00997DCE">
        <w:lastRenderedPageBreak/>
        <w:t xml:space="preserve">succeeded in anchoring inflation expectations and maintaining price stability. </w:t>
      </w:r>
      <w:ins w:id="49" w:author="Matt Nolan" w:date="2026-02-08T15:41:00Z" w16du:dateUtc="2026-02-08T04:41:00Z">
        <w:r w:rsidR="001F769D">
          <w:t xml:space="preserve">Furthermore, </w:t>
        </w:r>
      </w:ins>
      <w:del w:id="50" w:author="Matt Nolan" w:date="2026-02-08T15:41:00Z" w16du:dateUtc="2026-02-08T04:41:00Z">
        <w:r w:rsidRPr="00997DCE" w:rsidDel="001F769D">
          <w:delText>I</w:delText>
        </w:r>
      </w:del>
      <w:ins w:id="51" w:author="Matt Nolan" w:date="2026-02-08T15:41:00Z" w16du:dateUtc="2026-02-08T04:41:00Z">
        <w:r w:rsidR="001F769D">
          <w:t>i</w:t>
        </w:r>
      </w:ins>
      <w:r w:rsidRPr="00997DCE">
        <w:t>ts research capability and transparency around decision-making are internationally well regarded</w:t>
      </w:r>
      <w:ins w:id="52" w:author="Matt Nolan" w:date="2026-02-08T15:41:00Z" w16du:dateUtc="2026-02-08T04:41:00Z">
        <w:r w:rsidR="001F769D">
          <w:t xml:space="preserve"> – helping to boost its credibility when managing </w:t>
        </w:r>
      </w:ins>
      <w:ins w:id="53" w:author="Matt Nolan" w:date="2026-02-08T15:42:00Z" w16du:dateUtc="2026-02-08T04:42:00Z">
        <w:r w:rsidR="001F769D">
          <w:t>money and financial systems during a crisis</w:t>
        </w:r>
      </w:ins>
      <w:r w:rsidRPr="00997DCE">
        <w:t>. Over 35 years of inflation targeting, New Zealand has benefited from relatively stable inflation outcomes despite major global disruptions, underscoring the value of credible and independent monetary policy.</w:t>
      </w:r>
    </w:p>
    <w:p w14:paraId="4EA4EA1C" w14:textId="39D39ABB" w:rsidR="00997DCE" w:rsidRPr="00997DCE" w:rsidRDefault="00997DCE" w:rsidP="00997DCE">
      <w:r w:rsidRPr="00997DCE">
        <w:t xml:space="preserve">Together, these institutional strengths support broader wellbeing outcomes. On subjective measures, New Zealanders report relatively high life satisfaction. Objective indicators </w:t>
      </w:r>
      <w:ins w:id="54" w:author="Matt Nolan" w:date="2026-02-08T15:42:00Z" w16du:dateUtc="2026-02-08T04:42:00Z">
        <w:r w:rsidR="001C5ECE">
          <w:t>–</w:t>
        </w:r>
      </w:ins>
      <w:del w:id="55" w:author="Matt Nolan" w:date="2026-02-08T15:42:00Z" w16du:dateUtc="2026-02-08T04:42:00Z">
        <w:r w:rsidRPr="00997DCE" w:rsidDel="001C5ECE">
          <w:delText>—</w:delText>
        </w:r>
      </w:del>
      <w:r w:rsidRPr="00997DCE">
        <w:t xml:space="preserve"> including life expectancy, environmental quality, and work-life balance </w:t>
      </w:r>
      <w:ins w:id="56" w:author="Matt Nolan" w:date="2026-02-08T15:42:00Z" w16du:dateUtc="2026-02-08T04:42:00Z">
        <w:r w:rsidR="001C5ECE">
          <w:t>–</w:t>
        </w:r>
      </w:ins>
      <w:del w:id="57" w:author="Matt Nolan" w:date="2026-02-08T15:42:00Z" w16du:dateUtc="2026-02-08T04:42:00Z">
        <w:r w:rsidRPr="00997DCE" w:rsidDel="001C5ECE">
          <w:delText>—</w:delText>
        </w:r>
      </w:del>
      <w:r w:rsidRPr="00997DCE">
        <w:t xml:space="preserve"> also perform well in international comparisons. Composite measures such as the OECD Better Life Index </w:t>
      </w:r>
      <w:ins w:id="58" w:author="Matt Nolan" w:date="2026-02-08T15:43:00Z" w16du:dateUtc="2026-02-08T04:43:00Z">
        <w:r w:rsidR="000A296C">
          <w:t>(</w:t>
        </w:r>
        <w:r w:rsidR="000A296C">
          <w:fldChar w:fldCharType="begin"/>
        </w:r>
        <w:r w:rsidR="000A296C">
          <w:instrText>HYPERLINK "https://www.oecd.org/en/data/tools/well-being-data-monitor/better-life-index.html"</w:instrText>
        </w:r>
        <w:r w:rsidR="000A296C">
          <w:fldChar w:fldCharType="separate"/>
        </w:r>
        <w:r w:rsidR="000A296C">
          <w:rPr>
            <w:rStyle w:val="Hyperlink"/>
          </w:rPr>
          <w:t>OECD, 2</w:t>
        </w:r>
        <w:r w:rsidR="000A296C" w:rsidRPr="00491E98">
          <w:rPr>
            <w:rStyle w:val="Hyperlink"/>
          </w:rPr>
          <w:t>02</w:t>
        </w:r>
        <w:r w:rsidR="000A296C">
          <w:rPr>
            <w:rStyle w:val="Hyperlink"/>
          </w:rPr>
          <w:t>6</w:t>
        </w:r>
        <w:r w:rsidR="000A296C">
          <w:fldChar w:fldCharType="end"/>
        </w:r>
        <w:r w:rsidR="000A296C">
          <w:t>)</w:t>
        </w:r>
        <w:r w:rsidR="000A296C">
          <w:t xml:space="preserve"> </w:t>
        </w:r>
      </w:ins>
      <w:r w:rsidRPr="00997DCE">
        <w:t>consistently rank New Zealand above the OECD average across multiple dimensions.</w:t>
      </w:r>
    </w:p>
    <w:p w14:paraId="0C758F96" w14:textId="77777777" w:rsidR="00997DCE" w:rsidRPr="001E7D43" w:rsidRDefault="00997DCE" w:rsidP="00997DCE">
      <w:pPr>
        <w:rPr>
          <w:b/>
          <w:bCs/>
          <w:sz w:val="24"/>
          <w:szCs w:val="24"/>
        </w:rPr>
      </w:pPr>
      <w:r w:rsidRPr="001E7D43">
        <w:rPr>
          <w:b/>
          <w:bCs/>
          <w:sz w:val="24"/>
          <w:szCs w:val="24"/>
        </w:rPr>
        <w:t>Macroeconomic challenges</w:t>
      </w:r>
    </w:p>
    <w:p w14:paraId="15122BD6" w14:textId="77777777" w:rsidR="00997DCE" w:rsidRPr="001E7D43" w:rsidRDefault="00997DCE" w:rsidP="00997DCE">
      <w:pPr>
        <w:rPr>
          <w:u w:val="single"/>
        </w:rPr>
      </w:pPr>
      <w:r w:rsidRPr="001E7D43">
        <w:rPr>
          <w:u w:val="single"/>
        </w:rPr>
        <w:t>Weak productivity growth</w:t>
      </w:r>
    </w:p>
    <w:p w14:paraId="75286903" w14:textId="77777777" w:rsidR="00997DCE" w:rsidRPr="00997DCE" w:rsidRDefault="00997DCE" w:rsidP="00997DCE">
      <w:r w:rsidRPr="00997DCE">
        <w:t>Despite these strengths, structural challenges remain. Even after adjusting for terms-of-trade effects, average incomes in New Zealand remain well below those in Australia. This gap reflects persistently lower productivity across most sectors rather than differences driven solely by resource endowments.</w:t>
      </w:r>
    </w:p>
    <w:p w14:paraId="2A5181BE" w14:textId="7C98E98F" w:rsidR="00997DCE" w:rsidRPr="00997DCE" w:rsidRDefault="00997DCE" w:rsidP="00997DCE">
      <w:r w:rsidRPr="00997DCE">
        <w:t>The Productivity Commission</w:t>
      </w:r>
      <w:ins w:id="59" w:author="Matt Nolan" w:date="2026-02-08T15:45:00Z" w16du:dateUtc="2026-02-08T04:45:00Z">
        <w:r w:rsidR="00E821F8">
          <w:t xml:space="preserve"> </w:t>
        </w:r>
        <w:r w:rsidR="00E821F8">
          <w:t>(</w:t>
        </w:r>
        <w:r w:rsidR="00E821F8">
          <w:fldChar w:fldCharType="begin"/>
        </w:r>
        <w:r w:rsidR="00E821F8">
          <w:instrText>HYPERLINK "https://www.treasury.govt.nz/sites/default/files/2024-05/pc-rp-pbtn-2023-digital-final-3-july.pdf"</w:instrText>
        </w:r>
        <w:r w:rsidR="00E821F8">
          <w:fldChar w:fldCharType="separate"/>
        </w:r>
        <w:r w:rsidR="00E821F8" w:rsidRPr="00D87263">
          <w:rPr>
            <w:rStyle w:val="Hyperlink"/>
          </w:rPr>
          <w:t>N</w:t>
        </w:r>
        <w:r w:rsidR="00E821F8">
          <w:rPr>
            <w:rStyle w:val="Hyperlink"/>
          </w:rPr>
          <w:t>ew Zealand</w:t>
        </w:r>
        <w:r w:rsidR="00E821F8" w:rsidRPr="00D87263">
          <w:rPr>
            <w:rStyle w:val="Hyperlink"/>
          </w:rPr>
          <w:t xml:space="preserve"> P</w:t>
        </w:r>
        <w:r w:rsidR="00E821F8">
          <w:rPr>
            <w:rStyle w:val="Hyperlink"/>
          </w:rPr>
          <w:t>roductivity Commission,</w:t>
        </w:r>
        <w:r w:rsidR="00E821F8" w:rsidRPr="00D87263">
          <w:rPr>
            <w:rStyle w:val="Hyperlink"/>
          </w:rPr>
          <w:t xml:space="preserve"> 2023</w:t>
        </w:r>
        <w:r w:rsidR="00E821F8">
          <w:fldChar w:fldCharType="end"/>
        </w:r>
        <w:r w:rsidR="00E821F8">
          <w:t>)</w:t>
        </w:r>
      </w:ins>
      <w:r w:rsidRPr="00997DCE">
        <w:t xml:space="preserve"> identified several factors underpinning New Zealand’s weak productivity performance. These include capital shallowness, reflecting relatively low investment per worker; distance to major markets, which raises trade costs and vulnerability to supply-chain disruptions; a lack of large, internationally competitive firms; and slow adoption of frontier technologies and processes. Limited scale and export exposure</w:t>
      </w:r>
      <w:ins w:id="60" w:author="Matt Nolan" w:date="2026-02-08T16:18:00Z" w16du:dateUtc="2026-02-08T05:18:00Z">
        <w:r w:rsidR="007F4D96">
          <w:t xml:space="preserve"> for many domestic firms</w:t>
        </w:r>
      </w:ins>
      <w:r w:rsidRPr="00997DCE">
        <w:t xml:space="preserve"> appear to reinforce these dynamics.</w:t>
      </w:r>
    </w:p>
    <w:p w14:paraId="13EB0DFF" w14:textId="472FA04D" w:rsidR="00997DCE" w:rsidRPr="00997DCE" w:rsidRDefault="00997DCE" w:rsidP="00997DCE">
      <w:r w:rsidRPr="00997DCE">
        <w:t xml:space="preserve">Some disadvantages </w:t>
      </w:r>
      <w:ins w:id="61" w:author="Matt Nolan" w:date="2026-02-08T16:18:00Z" w16du:dateUtc="2026-02-08T05:18:00Z">
        <w:r w:rsidR="005F6AE4">
          <w:t>–</w:t>
        </w:r>
      </w:ins>
      <w:del w:id="62" w:author="Matt Nolan" w:date="2026-02-08T16:18:00Z" w16du:dateUtc="2026-02-08T05:18:00Z">
        <w:r w:rsidRPr="00997DCE" w:rsidDel="005F6AE4">
          <w:delText>—</w:delText>
        </w:r>
      </w:del>
      <w:r w:rsidRPr="00997DCE">
        <w:t xml:space="preserve"> notably distance from major markets </w:t>
      </w:r>
      <w:ins w:id="63" w:author="Matt Nolan" w:date="2026-02-08T16:18:00Z" w16du:dateUtc="2026-02-08T05:18:00Z">
        <w:r w:rsidR="005F6AE4">
          <w:t>–</w:t>
        </w:r>
      </w:ins>
      <w:del w:id="64" w:author="Matt Nolan" w:date="2026-02-08T16:18:00Z" w16du:dateUtc="2026-02-08T05:18:00Z">
        <w:r w:rsidRPr="00997DCE" w:rsidDel="005F6AE4">
          <w:delText>—</w:delText>
        </w:r>
      </w:del>
      <w:r w:rsidRPr="00997DCE">
        <w:t xml:space="preserve"> are inherent and cannot be eliminated. But policy settings can either exacerbate or mitigate their effects. Inconsistent or poorly designed policies risk compounding these disadvantages and reducing living standards.</w:t>
      </w:r>
    </w:p>
    <w:p w14:paraId="3B84BD6A" w14:textId="6038EA77" w:rsidR="00997DCE" w:rsidRPr="00997DCE" w:rsidRDefault="00997DCE" w:rsidP="00997DCE">
      <w:r w:rsidRPr="00997DCE">
        <w:t xml:space="preserve">The tax system illustrates this tension. While broadly efficient, it contains two features that may be constraining productivity. First, most capital gains are untaxed, while other forms of capital income face full income taxation. This creates a bias toward investments that generate untaxed capital gains rather than </w:t>
      </w:r>
      <w:commentRangeStart w:id="65"/>
      <w:del w:id="66" w:author="Matt Nolan" w:date="2026-02-08T16:19:00Z" w16du:dateUtc="2026-02-08T05:19:00Z">
        <w:r w:rsidRPr="00997DCE" w:rsidDel="008F4336">
          <w:delText>productive income streams</w:delText>
        </w:r>
      </w:del>
      <w:ins w:id="67" w:author="Matt Nolan" w:date="2026-02-08T16:19:00Z" w16du:dateUtc="2026-02-08T05:19:00Z">
        <w:r w:rsidR="008F4336">
          <w:t>dividends or interest income</w:t>
        </w:r>
      </w:ins>
      <w:commentRangeEnd w:id="65"/>
      <w:ins w:id="68" w:author="Matt Nolan" w:date="2026-02-08T16:21:00Z" w16du:dateUtc="2026-02-08T05:21:00Z">
        <w:r w:rsidR="00744749">
          <w:rPr>
            <w:rStyle w:val="CommentReference"/>
          </w:rPr>
          <w:commentReference w:id="65"/>
        </w:r>
      </w:ins>
      <w:r w:rsidRPr="00997DCE">
        <w:t>. Multiple tax working groups have identified this distortion and recommended reform.</w:t>
      </w:r>
    </w:p>
    <w:p w14:paraId="6E6353D0" w14:textId="16C41D9F" w:rsidR="00997DCE" w:rsidRPr="00997DCE" w:rsidRDefault="00997DCE" w:rsidP="00997DCE">
      <w:r w:rsidRPr="00997DCE">
        <w:t xml:space="preserve">Second, New Zealand’s relatively high corporate tax rate places a heavier burden on foreign equity investors, who cannot </w:t>
      </w:r>
      <w:del w:id="69" w:author="Matt Nolan" w:date="2026-02-08T16:22:00Z" w16du:dateUtc="2026-02-08T05:22:00Z">
        <w:r w:rsidRPr="00997DCE" w:rsidDel="007F120C">
          <w:delText xml:space="preserve">access </w:delText>
        </w:r>
      </w:del>
      <w:ins w:id="70" w:author="Matt Nolan" w:date="2026-02-08T16:22:00Z" w16du:dateUtc="2026-02-08T05:22:00Z">
        <w:r w:rsidR="007F120C">
          <w:t>use</w:t>
        </w:r>
        <w:r w:rsidR="007F120C" w:rsidRPr="00997DCE">
          <w:t xml:space="preserve"> </w:t>
        </w:r>
      </w:ins>
      <w:r w:rsidRPr="00997DCE">
        <w:t>imputation credits</w:t>
      </w:r>
      <w:ins w:id="71" w:author="Matt Nolan" w:date="2026-02-08T16:22:00Z" w16du:dateUtc="2026-02-08T05:22:00Z">
        <w:r w:rsidR="007F120C">
          <w:t xml:space="preserve"> to reduce their tax liability</w:t>
        </w:r>
      </w:ins>
      <w:r w:rsidRPr="00997DCE">
        <w:t>. Where foreign direct investment brings spillovers in skills, technology, or organisational know-how, this may deter valuable firm entry. While the significance of this effect depends on assumptions about the marginal investor, it remains a concern in a small, capital-shallow economy.</w:t>
      </w:r>
    </w:p>
    <w:p w14:paraId="73933743" w14:textId="36AD6119" w:rsidR="00997DCE" w:rsidRPr="00997DCE" w:rsidRDefault="00997DCE" w:rsidP="00997DCE">
      <w:r w:rsidRPr="00997DCE">
        <w:t xml:space="preserve">Regulatory settings compound these issues. New Zealand’s inbound investment screening regime is among the most restrictive in the OECD. Domestically, land-use regulation affects productivity through housing affordability and the spatial allocation of firms and workers. Recent reforms </w:t>
      </w:r>
      <w:ins w:id="72" w:author="Matt Nolan" w:date="2026-02-08T16:35:00Z" w16du:dateUtc="2026-02-08T05:35:00Z">
        <w:r w:rsidR="00E76E1F">
          <w:t>–</w:t>
        </w:r>
      </w:ins>
      <w:del w:id="73" w:author="Matt Nolan" w:date="2026-02-08T16:35:00Z" w16du:dateUtc="2026-02-08T05:35:00Z">
        <w:r w:rsidRPr="00997DCE" w:rsidDel="00E76E1F">
          <w:delText>—</w:delText>
        </w:r>
      </w:del>
      <w:r w:rsidRPr="00997DCE">
        <w:t xml:space="preserve"> including changes to urban planning rules and proposed restructuring of resource management legislation </w:t>
      </w:r>
      <w:ins w:id="74" w:author="Matt Nolan" w:date="2026-02-08T16:35:00Z" w16du:dateUtc="2026-02-08T05:35:00Z">
        <w:r w:rsidR="00E76E1F">
          <w:t>–</w:t>
        </w:r>
      </w:ins>
      <w:del w:id="75" w:author="Matt Nolan" w:date="2026-02-08T16:35:00Z" w16du:dateUtc="2026-02-08T05:35:00Z">
        <w:r w:rsidRPr="00997DCE" w:rsidDel="00E76E1F">
          <w:delText>—</w:delText>
        </w:r>
      </w:del>
      <w:r w:rsidRPr="00997DCE">
        <w:t xml:space="preserve"> aim to reduce these constraints,</w:t>
      </w:r>
      <w:ins w:id="76" w:author="Matt Nolan" w:date="2026-02-08T16:36:00Z" w16du:dateUtc="2026-02-08T05:36:00Z">
        <w:r w:rsidR="004D10CE">
          <w:t xml:space="preserve"> with housing reforms leading to a sizable increase in construction and moderation in house prices. However,</w:t>
        </w:r>
      </w:ins>
      <w:del w:id="77" w:author="Matt Nolan" w:date="2026-02-08T16:36:00Z" w16du:dateUtc="2026-02-08T05:36:00Z">
        <w:r w:rsidRPr="00997DCE" w:rsidDel="004D10CE">
          <w:delText xml:space="preserve"> but</w:delText>
        </w:r>
      </w:del>
      <w:ins w:id="78" w:author="Matt Nolan" w:date="2026-02-08T16:36:00Z" w16du:dateUtc="2026-02-08T05:36:00Z">
        <w:r w:rsidR="004D10CE">
          <w:t xml:space="preserve"> the</w:t>
        </w:r>
      </w:ins>
      <w:ins w:id="79" w:author="Matt Nolan" w:date="2026-02-08T16:37:00Z" w16du:dateUtc="2026-02-08T05:37:00Z">
        <w:r w:rsidR="004D10CE">
          <w:t xml:space="preserve"> </w:t>
        </w:r>
      </w:ins>
      <w:del w:id="80" w:author="Matt Nolan" w:date="2026-02-08T16:37:00Z" w16du:dateUtc="2026-02-08T05:37:00Z">
        <w:r w:rsidRPr="00997DCE" w:rsidDel="004D10CE">
          <w:delText xml:space="preserve"> </w:delText>
        </w:r>
      </w:del>
      <w:del w:id="81" w:author="Matt Nolan" w:date="2026-02-08T16:36:00Z" w16du:dateUtc="2026-02-08T05:36:00Z">
        <w:r w:rsidRPr="00997DCE" w:rsidDel="004D10CE">
          <w:delText xml:space="preserve">their </w:delText>
        </w:r>
      </w:del>
      <w:r w:rsidRPr="00997DCE">
        <w:t>medium-term impact</w:t>
      </w:r>
      <w:ins w:id="82" w:author="Matt Nolan" w:date="2026-02-08T16:37:00Z" w16du:dateUtc="2026-02-08T05:37:00Z">
        <w:r w:rsidR="004D10CE">
          <w:t xml:space="preserve"> of this basket of reforms</w:t>
        </w:r>
      </w:ins>
      <w:r w:rsidRPr="00997DCE">
        <w:t xml:space="preserve"> remains uncertain.</w:t>
      </w:r>
    </w:p>
    <w:p w14:paraId="55E56EF7" w14:textId="77777777" w:rsidR="00997DCE" w:rsidRPr="001E7D43" w:rsidRDefault="00997DCE" w:rsidP="00997DCE">
      <w:pPr>
        <w:rPr>
          <w:u w:val="single"/>
        </w:rPr>
      </w:pPr>
      <w:r w:rsidRPr="001E7D43">
        <w:rPr>
          <w:u w:val="single"/>
        </w:rPr>
        <w:lastRenderedPageBreak/>
        <w:t>Ageing and fiscal sustainability</w:t>
      </w:r>
    </w:p>
    <w:p w14:paraId="5DDEDEF5" w14:textId="1FE324D1" w:rsidR="00997DCE" w:rsidRPr="00997DCE" w:rsidRDefault="00997DCE" w:rsidP="00997DCE">
      <w:r w:rsidRPr="00997DCE">
        <w:t xml:space="preserve">These structural challenges are magnified by population ageing. Rising labour force participation among older workers and </w:t>
      </w:r>
      <w:ins w:id="83" w:author="Matt Nolan" w:date="2026-02-08T16:37:00Z" w16du:dateUtc="2026-02-08T05:37:00Z">
        <w:r w:rsidR="00355928">
          <w:t xml:space="preserve">inward </w:t>
        </w:r>
      </w:ins>
      <w:r w:rsidRPr="00997DCE">
        <w:t>migration delayed fiscal pressures relative to other countries</w:t>
      </w:r>
      <w:del w:id="84" w:author="Matt Nolan" w:date="2026-02-08T16:38:00Z" w16du:dateUtc="2026-02-08T05:38:00Z">
        <w:r w:rsidRPr="00997DCE" w:rsidDel="001702CC">
          <w:delText xml:space="preserve">, </w:delText>
        </w:r>
      </w:del>
      <w:ins w:id="85" w:author="Matt Nolan" w:date="2026-02-08T16:38:00Z" w16du:dateUtc="2026-02-08T05:38:00Z">
        <w:r w:rsidR="001702CC">
          <w:t>.</w:t>
        </w:r>
        <w:r w:rsidR="001702CC" w:rsidRPr="00997DCE">
          <w:t xml:space="preserve"> </w:t>
        </w:r>
      </w:ins>
      <w:del w:id="86" w:author="Matt Nolan" w:date="2026-02-08T16:38:00Z" w16du:dateUtc="2026-02-08T05:38:00Z">
        <w:r w:rsidRPr="00997DCE" w:rsidDel="001702CC">
          <w:delText xml:space="preserve">but </w:delText>
        </w:r>
      </w:del>
      <w:ins w:id="87" w:author="Matt Nolan" w:date="2026-02-08T16:38:00Z" w16du:dateUtc="2026-02-08T05:38:00Z">
        <w:r w:rsidR="001702CC">
          <w:t>B</w:t>
        </w:r>
        <w:r w:rsidR="001702CC" w:rsidRPr="00997DCE">
          <w:t xml:space="preserve">ut </w:t>
        </w:r>
      </w:ins>
      <w:del w:id="88" w:author="Matt Nolan" w:date="2026-02-08T16:38:00Z" w16du:dateUtc="2026-02-08T05:38:00Z">
        <w:r w:rsidRPr="00997DCE" w:rsidDel="001702CC">
          <w:delText>this buffer is eroding. T</w:delText>
        </w:r>
      </w:del>
      <w:ins w:id="89" w:author="Matt Nolan" w:date="2026-02-08T16:38:00Z" w16du:dateUtc="2026-02-08T05:38:00Z">
        <w:r w:rsidR="001702CC">
          <w:t>with t</w:t>
        </w:r>
      </w:ins>
      <w:r w:rsidRPr="00997DCE">
        <w:t xml:space="preserve">he proportion of New Zealanders aged over 75 is projected to double over the next four decades, </w:t>
      </w:r>
      <w:del w:id="90" w:author="Matt Nolan" w:date="2026-02-08T16:38:00Z" w16du:dateUtc="2026-02-08T05:38:00Z">
        <w:r w:rsidRPr="00997DCE" w:rsidDel="00CC2E50">
          <w:delText xml:space="preserve">while </w:delText>
        </w:r>
      </w:del>
      <w:r w:rsidRPr="00997DCE">
        <w:t>health</w:t>
      </w:r>
      <w:ins w:id="91" w:author="Matt Nolan" w:date="2026-02-08T16:38:00Z" w16du:dateUtc="2026-02-08T05:38:00Z">
        <w:r w:rsidR="0096236B">
          <w:t xml:space="preserve"> and other aged care</w:t>
        </w:r>
      </w:ins>
      <w:r w:rsidRPr="00997DCE">
        <w:t xml:space="preserve"> expenditure</w:t>
      </w:r>
      <w:ins w:id="92" w:author="Matt Nolan" w:date="2026-02-08T16:38:00Z" w16du:dateUtc="2026-02-08T05:38:00Z">
        <w:r w:rsidR="0096236B">
          <w:t>s</w:t>
        </w:r>
      </w:ins>
      <w:r w:rsidRPr="00997DCE">
        <w:t xml:space="preserve"> </w:t>
      </w:r>
      <w:del w:id="93" w:author="Matt Nolan" w:date="2026-02-08T16:38:00Z" w16du:dateUtc="2026-02-08T05:38:00Z">
        <w:r w:rsidRPr="00997DCE" w:rsidDel="0096236B">
          <w:delText xml:space="preserve">is </w:delText>
        </w:r>
      </w:del>
      <w:ins w:id="94" w:author="Matt Nolan" w:date="2026-02-08T16:38:00Z" w16du:dateUtc="2026-02-08T05:38:00Z">
        <w:r w:rsidR="0096236B">
          <w:t>are</w:t>
        </w:r>
        <w:r w:rsidR="0096236B" w:rsidRPr="00997DCE">
          <w:t xml:space="preserve"> </w:t>
        </w:r>
      </w:ins>
      <w:r w:rsidRPr="00997DCE">
        <w:t>expected to rise sharply as a share of GDP</w:t>
      </w:r>
      <w:ins w:id="95" w:author="Matt Nolan" w:date="2026-02-08T16:41:00Z" w16du:dateUtc="2026-02-08T05:41:00Z">
        <w:r w:rsidR="00173B67">
          <w:t xml:space="preserve"> </w:t>
        </w:r>
        <w:r w:rsidR="00173B67">
          <w:t>(</w:t>
        </w:r>
        <w:r w:rsidR="00173B67">
          <w:fldChar w:fldCharType="begin"/>
        </w:r>
        <w:r w:rsidR="00173B67">
          <w:instrText>HYPERLINK "https://www.treasury.govt.nz/publications/ltfp/he-tirohanga-mokopuna-2025" \l "executive-summary"</w:instrText>
        </w:r>
        <w:r w:rsidR="00173B67">
          <w:fldChar w:fldCharType="separate"/>
        </w:r>
        <w:r w:rsidR="00173B67" w:rsidRPr="00A13BD3">
          <w:rPr>
            <w:rStyle w:val="Hyperlink"/>
          </w:rPr>
          <w:t>New Zealand Treasury</w:t>
        </w:r>
        <w:r w:rsidR="00173B67">
          <w:rPr>
            <w:rStyle w:val="Hyperlink"/>
          </w:rPr>
          <w:t>,</w:t>
        </w:r>
        <w:r w:rsidR="00173B67" w:rsidRPr="00A13BD3">
          <w:rPr>
            <w:rStyle w:val="Hyperlink"/>
          </w:rPr>
          <w:t xml:space="preserve"> 2025a</w:t>
        </w:r>
        <w:r w:rsidR="00173B67">
          <w:fldChar w:fldCharType="end"/>
        </w:r>
        <w:r w:rsidR="00173B67">
          <w:t>)</w:t>
        </w:r>
      </w:ins>
      <w:r w:rsidRPr="00997DCE">
        <w:t>.</w:t>
      </w:r>
    </w:p>
    <w:p w14:paraId="4A1C460E" w14:textId="650F59A0" w:rsidR="00997DCE" w:rsidRPr="00997DCE" w:rsidRDefault="00997DCE" w:rsidP="00997DCE">
      <w:r w:rsidRPr="00997DCE">
        <w:t xml:space="preserve">Current fiscal pressures must be understood in this context. The government is projected to remain in structural deficit </w:t>
      </w:r>
      <w:del w:id="96" w:author="Matt Nolan" w:date="2026-02-08T16:39:00Z" w16du:dateUtc="2026-02-08T05:39:00Z">
        <w:r w:rsidRPr="00997DCE" w:rsidDel="00173B67">
          <w:delText>for much of the decade</w:delText>
        </w:r>
      </w:del>
      <w:ins w:id="97" w:author="Matt Nolan" w:date="2026-02-08T16:39:00Z" w16du:dateUtc="2026-02-08T05:39:00Z">
        <w:r w:rsidR="00173B67">
          <w:t>over the 2020s</w:t>
        </w:r>
      </w:ins>
      <w:r w:rsidRPr="00997DCE">
        <w:t>, with net debt stabilising at levels higher than historical norms. At the same time, New Zealand faces growing external and technological risks. The rules-based global economic order is under strain, while rapid advances in artificial intelligence are likely to be disruptive even as they create opportunities.</w:t>
      </w:r>
    </w:p>
    <w:p w14:paraId="39B853E3" w14:textId="1129E642" w:rsidR="00997DCE" w:rsidRPr="00997DCE" w:rsidRDefault="00997DCE" w:rsidP="00997DCE">
      <w:r w:rsidRPr="00997DCE">
        <w:t>Economic shocks carry fiscal consequences because governments act as insurers of last resort</w:t>
      </w:r>
      <w:ins w:id="98" w:author="Matt Nolan" w:date="2026-02-08T16:39:00Z" w16du:dateUtc="2026-02-08T05:39:00Z">
        <w:r w:rsidR="00173B67">
          <w:t xml:space="preserve"> for large economic shocks</w:t>
        </w:r>
      </w:ins>
      <w:r w:rsidRPr="00997DCE">
        <w:t>. Treasury analysis</w:t>
      </w:r>
      <w:ins w:id="99" w:author="Matt Nolan" w:date="2026-02-08T16:41:00Z" w16du:dateUtc="2026-02-08T05:41:00Z">
        <w:r w:rsidR="00173B67">
          <w:t xml:space="preserve"> </w:t>
        </w:r>
        <w:r w:rsidR="00173B67" w:rsidRPr="004D2A48">
          <w:t>(</w:t>
        </w:r>
        <w:r w:rsidR="00173B67">
          <w:fldChar w:fldCharType="begin"/>
        </w:r>
        <w:r w:rsidR="00173B67">
          <w:instrText>HYPERLINK "https://www.treasury.govt.nz/sites/default/files/2025-08/te-ara-mokopuna-ltib-2025.pdf"</w:instrText>
        </w:r>
        <w:r w:rsidR="00173B67">
          <w:fldChar w:fldCharType="separate"/>
        </w:r>
        <w:r w:rsidR="00173B67" w:rsidRPr="004D2A48">
          <w:rPr>
            <w:rStyle w:val="Hyperlink"/>
          </w:rPr>
          <w:t>New Zealand Treasury, 2025b</w:t>
        </w:r>
        <w:r w:rsidR="00173B67">
          <w:fldChar w:fldCharType="end"/>
        </w:r>
        <w:r w:rsidR="00173B67" w:rsidRPr="004D2A48">
          <w:t>)</w:t>
        </w:r>
      </w:ins>
      <w:r w:rsidRPr="00997DCE">
        <w:t xml:space="preserve"> suggests that the expected fiscal cost of economic risk in New Zealand is substantial, reinforcing the importance of maintaining prudent debt levels to preserve future policy flexibility.</w:t>
      </w:r>
    </w:p>
    <w:p w14:paraId="451EA6FB" w14:textId="77777777" w:rsidR="00997DCE" w:rsidRPr="002A1BE3" w:rsidRDefault="00997DCE" w:rsidP="00997DCE">
      <w:pPr>
        <w:rPr>
          <w:u w:val="single"/>
        </w:rPr>
      </w:pPr>
      <w:r w:rsidRPr="002A1BE3">
        <w:rPr>
          <w:u w:val="single"/>
        </w:rPr>
        <w:t>Demand management challenges</w:t>
      </w:r>
    </w:p>
    <w:p w14:paraId="43F8C506" w14:textId="01A76CB1" w:rsidR="00997DCE" w:rsidRPr="00997DCE" w:rsidRDefault="00997DCE" w:rsidP="00997DCE">
      <w:r w:rsidRPr="00997DCE">
        <w:t xml:space="preserve">Since the introduction of inflation targeting, New Zealand has experienced more frequent </w:t>
      </w:r>
      <w:ins w:id="100" w:author="Matt Nolan" w:date="2026-02-08T16:51:00Z" w16du:dateUtc="2026-02-08T05:51:00Z">
        <w:r w:rsidR="0050684B">
          <w:t xml:space="preserve">and deeper </w:t>
        </w:r>
      </w:ins>
      <w:r w:rsidRPr="00997DCE">
        <w:t xml:space="preserve">recessions than Australia. While it is tempting to attribute this to bad luck or greater exposure to global shocks, </w:t>
      </w:r>
      <w:del w:id="101" w:author="Matt Nolan" w:date="2026-02-08T16:51:00Z" w16du:dateUtc="2026-02-08T05:51:00Z">
        <w:r w:rsidRPr="00997DCE" w:rsidDel="0050684B">
          <w:delText>the evidence is mixed</w:delText>
        </w:r>
      </w:del>
      <w:ins w:id="102" w:author="Matt Nolan" w:date="2026-02-08T16:51:00Z" w16du:dateUtc="2026-02-08T05:51:00Z">
        <w:r w:rsidR="0050684B">
          <w:t>this is not the case – both countries have a similar trade exposure</w:t>
        </w:r>
      </w:ins>
      <w:del w:id="103" w:author="Matt Nolan" w:date="2026-02-08T16:51:00Z" w16du:dateUtc="2026-02-08T05:51:00Z">
        <w:r w:rsidRPr="00997DCE" w:rsidDel="0050684B">
          <w:delText>. Terms-of-trade volatility has been lower than in Australia, and trade openness is similar</w:delText>
        </w:r>
      </w:del>
      <w:ins w:id="104" w:author="Matt Nolan" w:date="2026-02-08T16:51:00Z" w16du:dateUtc="2026-02-08T05:51:00Z">
        <w:r w:rsidR="0050684B">
          <w:t xml:space="preserve"> while Aus</w:t>
        </w:r>
      </w:ins>
      <w:ins w:id="105" w:author="Matt Nolan" w:date="2026-02-08T16:52:00Z" w16du:dateUtc="2026-02-08T05:52:00Z">
        <w:r w:rsidR="0050684B">
          <w:t>tralia has faced larger swings in its terms of trade</w:t>
        </w:r>
      </w:ins>
      <w:r w:rsidRPr="00997DCE">
        <w:t>.</w:t>
      </w:r>
    </w:p>
    <w:p w14:paraId="39AB48DA" w14:textId="77777777" w:rsidR="00997DCE" w:rsidRPr="00997DCE" w:rsidRDefault="00997DCE" w:rsidP="00997DCE">
      <w:r w:rsidRPr="00997DCE">
        <w:t>More frequent recessions matter because they generate periods of involuntary unemployment and persistent income losses for affected workers. Although New Zealand has generally maintained high labour force participation and low structural unemployment, the distributional costs of downturns are significant.</w:t>
      </w:r>
    </w:p>
    <w:p w14:paraId="7B16AC95" w14:textId="3665FBB5" w:rsidR="00997DCE" w:rsidRPr="00997DCE" w:rsidRDefault="00997DCE" w:rsidP="00997DCE">
      <w:r w:rsidRPr="00997DCE">
        <w:t>While monetary policy missteps have occurred, the overall inflation record suggests that the Reserve Bank has performed reasonably well. Instead, the frequency of large swings in nominal GDP points to broader challenges in demand stabilisation. Treasury reviews</w:t>
      </w:r>
      <w:ins w:id="106" w:author="Matt Nolan" w:date="2026-02-08T16:53:00Z" w16du:dateUtc="2026-02-08T05:53:00Z">
        <w:r w:rsidR="00D613D3">
          <w:t xml:space="preserve"> </w:t>
        </w:r>
        <w:r w:rsidR="00D613D3" w:rsidRPr="004D2A48">
          <w:t>(</w:t>
        </w:r>
        <w:r w:rsidR="00D613D3">
          <w:fldChar w:fldCharType="begin"/>
        </w:r>
        <w:r w:rsidR="00D613D3">
          <w:instrText>HYPERLINK "https://www.treasury.govt.nz/publications/discontinued-work-programme/review-macroeconomic-frameworks-2020-2025"</w:instrText>
        </w:r>
        <w:r w:rsidR="00D613D3">
          <w:fldChar w:fldCharType="separate"/>
        </w:r>
        <w:r w:rsidR="00D613D3" w:rsidRPr="004D2A48">
          <w:rPr>
            <w:rStyle w:val="Hyperlink"/>
          </w:rPr>
          <w:t>New Zealand Treasury 2025c</w:t>
        </w:r>
        <w:r w:rsidR="00D613D3">
          <w:fldChar w:fldCharType="end"/>
        </w:r>
        <w:r w:rsidR="00D613D3" w:rsidRPr="004D2A48">
          <w:t>)</w:t>
        </w:r>
      </w:ins>
      <w:r w:rsidRPr="00997DCE">
        <w:t xml:space="preserve"> have highlighted difficulties in coordinating fiscal and monetary policy, particularly when monetary policy is constrained or financial stability concerns dominate. Improved institutional coordination may therefore play a role in reducing macroeconomic volatility.</w:t>
      </w:r>
    </w:p>
    <w:p w14:paraId="69729298" w14:textId="77777777" w:rsidR="00997DCE" w:rsidRPr="002A1BE3" w:rsidRDefault="00997DCE" w:rsidP="00997DCE">
      <w:pPr>
        <w:rPr>
          <w:b/>
          <w:bCs/>
          <w:sz w:val="24"/>
          <w:szCs w:val="24"/>
        </w:rPr>
      </w:pPr>
      <w:r w:rsidRPr="002A1BE3">
        <w:rPr>
          <w:b/>
          <w:bCs/>
          <w:sz w:val="24"/>
          <w:szCs w:val="24"/>
        </w:rPr>
        <w:t>Policy directions</w:t>
      </w:r>
    </w:p>
    <w:p w14:paraId="6B6EC38F" w14:textId="77777777" w:rsidR="00997DCE" w:rsidRPr="00997DCE" w:rsidRDefault="00997DCE" w:rsidP="00997DCE">
      <w:r w:rsidRPr="00997DCE">
        <w:t>Recognising both strengths and weaknesses is essential, because policy reform inevitably involves trade-offs. For example, subsidies aimed at reducing capital costs may raise investment and GDP but lower living standards if they encourage marginal or low-return projects.</w:t>
      </w:r>
    </w:p>
    <w:p w14:paraId="0CD24E49" w14:textId="77777777" w:rsidR="008F6CDC" w:rsidRDefault="00997DCE" w:rsidP="00997DCE">
      <w:pPr>
        <w:rPr>
          <w:ins w:id="107" w:author="Matt Nolan" w:date="2026-02-08T17:51:00Z" w16du:dateUtc="2026-02-08T06:51:00Z"/>
        </w:rPr>
      </w:pPr>
      <w:r w:rsidRPr="00997DCE">
        <w:t>The strongest case for reform arises from fiscal sustainability concerns</w:t>
      </w:r>
      <w:ins w:id="108" w:author="Matt Nolan" w:date="2026-02-08T17:50:00Z" w16du:dateUtc="2026-02-08T06:50:00Z">
        <w:r w:rsidR="008F6CDC">
          <w:t xml:space="preserve"> – how can New Zealand </w:t>
        </w:r>
      </w:ins>
      <w:ins w:id="109" w:author="Matt Nolan" w:date="2026-02-08T17:51:00Z" w16du:dateUtc="2026-02-08T06:51:00Z">
        <w:r w:rsidR="008F6CDC">
          <w:t>restore fiscal balance and protect against future economic risks at the lowest economic cost?</w:t>
        </w:r>
      </w:ins>
      <w:del w:id="110" w:author="Matt Nolan" w:date="2026-02-08T17:51:00Z" w16du:dateUtc="2026-02-08T06:51:00Z">
        <w:r w:rsidRPr="00997DCE" w:rsidDel="008F6CDC">
          <w:delText>.</w:delText>
        </w:r>
      </w:del>
      <w:r w:rsidRPr="00997DCE">
        <w:t xml:space="preserve"> </w:t>
      </w:r>
    </w:p>
    <w:p w14:paraId="135125D6" w14:textId="4FEF0C68" w:rsidR="00997DCE" w:rsidRPr="00997DCE" w:rsidRDefault="00997DCE" w:rsidP="00997DCE">
      <w:r w:rsidRPr="00997DCE">
        <w:t xml:space="preserve">Tax reform is one option. Aligning the treatment of capital gains with other forms of capital income </w:t>
      </w:r>
      <w:ins w:id="111" w:author="Matt Nolan" w:date="2026-02-08T17:07:00Z" w16du:dateUtc="2026-02-08T06:07:00Z">
        <w:r w:rsidR="00045BA0">
          <w:t>–</w:t>
        </w:r>
      </w:ins>
      <w:del w:id="112" w:author="Matt Nolan" w:date="2026-02-08T17:07:00Z" w16du:dateUtc="2026-02-08T06:07:00Z">
        <w:r w:rsidRPr="00997DCE" w:rsidDel="00045BA0">
          <w:delText>—</w:delText>
        </w:r>
      </w:del>
      <w:r w:rsidRPr="00997DCE">
        <w:t xml:space="preserve"> for example through a dual income tax system </w:t>
      </w:r>
      <w:ins w:id="113" w:author="Matt Nolan" w:date="2026-02-08T17:07:00Z" w16du:dateUtc="2026-02-08T06:07:00Z">
        <w:r w:rsidR="00045BA0">
          <w:t>–</w:t>
        </w:r>
      </w:ins>
      <w:del w:id="114" w:author="Matt Nolan" w:date="2026-02-08T17:07:00Z" w16du:dateUtc="2026-02-08T06:07:00Z">
        <w:r w:rsidRPr="00997DCE" w:rsidDel="00045BA0">
          <w:delText>—</w:delText>
        </w:r>
      </w:del>
      <w:r w:rsidRPr="00997DCE">
        <w:t xml:space="preserve"> could reduce </w:t>
      </w:r>
      <w:ins w:id="115" w:author="Matt Nolan" w:date="2026-02-08T17:51:00Z" w16du:dateUtc="2026-02-08T06:51:00Z">
        <w:r w:rsidR="008F6CDC">
          <w:t xml:space="preserve">economic </w:t>
        </w:r>
      </w:ins>
      <w:r w:rsidRPr="00997DCE">
        <w:t>distortions</w:t>
      </w:r>
      <w:ins w:id="116" w:author="Matt Nolan" w:date="2026-02-08T17:51:00Z" w16du:dateUtc="2026-02-08T06:51:00Z">
        <w:r w:rsidR="008F6CDC">
          <w:t>. However</w:t>
        </w:r>
      </w:ins>
      <w:r w:rsidRPr="00997DCE">
        <w:t xml:space="preserve">, </w:t>
      </w:r>
      <w:del w:id="117" w:author="Matt Nolan" w:date="2026-02-08T17:52:00Z" w16du:dateUtc="2026-02-08T06:52:00Z">
        <w:r w:rsidRPr="00997DCE" w:rsidDel="008F6CDC">
          <w:delText>though it is unlikely to resolve fiscal pressures on its own and may require compensating changes elsewhere</w:delText>
        </w:r>
      </w:del>
      <w:ins w:id="118" w:author="Matt Nolan" w:date="2026-02-08T17:52:00Z" w16du:dateUtc="2026-02-08T06:52:00Z">
        <w:r w:rsidR="008F6CDC">
          <w:t xml:space="preserve">such a reform also requires re-evaluating the level and distribution of taxation and hence may not </w:t>
        </w:r>
      </w:ins>
      <w:ins w:id="119" w:author="Matt Nolan" w:date="2026-02-08T17:53:00Z" w16du:dateUtc="2026-02-08T06:53:00Z">
        <w:r w:rsidR="008F6CDC">
          <w:t>provide the government revenue required</w:t>
        </w:r>
      </w:ins>
      <w:r w:rsidRPr="00997DCE">
        <w:t>.</w:t>
      </w:r>
    </w:p>
    <w:p w14:paraId="2B2530F9" w14:textId="77777777" w:rsidR="00997DCE" w:rsidRPr="00997DCE" w:rsidRDefault="00997DCE" w:rsidP="00997DCE">
      <w:r w:rsidRPr="00997DCE">
        <w:lastRenderedPageBreak/>
        <w:t>On the spending side, there is scope to reconsider industrial policy. Targeted subsidies have expanded in New Zealand, often without clear economic justification or systematic risk assessment. International experience suggests that principle-based, transparent approaches perform better than ad hoc interventions. Phasing out poorly justified subsidies, alongside transitional support for affected workers, could reduce expenditure while improving resource allocation.</w:t>
      </w:r>
    </w:p>
    <w:p w14:paraId="4CD49D11" w14:textId="6D5F7D97" w:rsidR="00997DCE" w:rsidRPr="00997DCE" w:rsidRDefault="00997DCE" w:rsidP="00997DCE">
      <w:r w:rsidRPr="00997DCE">
        <w:t>Population ageing</w:t>
      </w:r>
      <w:ins w:id="120" w:author="Matt Nolan" w:date="2026-02-08T17:11:00Z" w16du:dateUtc="2026-02-08T06:11:00Z">
        <w:r w:rsidR="00363D60">
          <w:t xml:space="preserve"> and slower productivity growth</w:t>
        </w:r>
      </w:ins>
      <w:r w:rsidRPr="00997DCE">
        <w:t xml:space="preserve"> also raises difficult questions about retirement income policy. Options include increasing the eligibility age for New Zealand Superannuation, introducing means testing, or shifting toward greater prefunding through KiwiSaver or the Superannuation Fund. </w:t>
      </w:r>
      <w:moveFromRangeStart w:id="121" w:author="Matt Nolan" w:date="2026-02-08T17:09:00Z" w:name="move221462983"/>
      <w:moveFrom w:id="122" w:author="Matt Nolan" w:date="2026-02-08T17:09:00Z" w16du:dateUtc="2026-02-08T06:09:00Z">
        <w:r w:rsidRPr="00997DCE" w:rsidDel="00363D60">
          <w:t>Each option raises issues of fairness and intergenerational equity, particularly given expectations held by current retirees.</w:t>
        </w:r>
      </w:moveFrom>
      <w:moveFromRangeEnd w:id="121"/>
    </w:p>
    <w:p w14:paraId="4FD93F63" w14:textId="6F7EA707" w:rsidR="00363D60" w:rsidRDefault="00997DCE" w:rsidP="00997DCE">
      <w:pPr>
        <w:rPr>
          <w:ins w:id="123" w:author="Matt Nolan" w:date="2026-02-08T17:09:00Z" w16du:dateUtc="2026-02-08T06:09:00Z"/>
        </w:rPr>
      </w:pPr>
      <w:r w:rsidRPr="00997DCE">
        <w:t>Revenue measures may also be required</w:t>
      </w:r>
      <w:ins w:id="124" w:author="Matt Nolan" w:date="2026-02-08T17:53:00Z" w16du:dateUtc="2026-02-08T06:53:00Z">
        <w:r w:rsidR="008A1213">
          <w:t xml:space="preserve"> to deal with these same intergenerational concerns stemming from ageing and slower growth</w:t>
        </w:r>
      </w:ins>
      <w:r w:rsidRPr="00997DCE">
        <w:t xml:space="preserve">. </w:t>
      </w:r>
      <w:ins w:id="125" w:author="Matt Nolan" w:date="2026-02-08T17:53:00Z" w16du:dateUtc="2026-02-08T06:53:00Z">
        <w:r w:rsidR="00215596">
          <w:t xml:space="preserve">For example, </w:t>
        </w:r>
      </w:ins>
      <w:del w:id="126" w:author="Matt Nolan" w:date="2026-02-08T17:53:00Z" w16du:dateUtc="2026-02-08T06:53:00Z">
        <w:r w:rsidRPr="00997DCE" w:rsidDel="00215596">
          <w:delText>A</w:delText>
        </w:r>
      </w:del>
      <w:ins w:id="127" w:author="Matt Nolan" w:date="2026-02-08T17:53:00Z" w16du:dateUtc="2026-02-08T06:53:00Z">
        <w:r w:rsidR="00215596">
          <w:t>a</w:t>
        </w:r>
      </w:ins>
      <w:r w:rsidRPr="00997DCE">
        <w:t xml:space="preserve">n increase in GST </w:t>
      </w:r>
      <w:ins w:id="128" w:author="Matt Nolan" w:date="2026-02-08T17:55:00Z" w16du:dateUtc="2026-02-08T06:55:00Z">
        <w:r w:rsidR="00215596">
          <w:t xml:space="preserve">alongside low income transfers </w:t>
        </w:r>
      </w:ins>
      <w:r w:rsidRPr="00997DCE">
        <w:t>would raise revenue efficiently and shift part of the burden toward wealthier</w:t>
      </w:r>
      <w:ins w:id="129" w:author="Matt Nolan" w:date="2026-02-08T17:08:00Z" w16du:dateUtc="2026-02-08T06:08:00Z">
        <w:r w:rsidR="00363D60">
          <w:t>,</w:t>
        </w:r>
      </w:ins>
      <w:del w:id="130" w:author="Matt Nolan" w:date="2026-02-08T17:08:00Z" w16du:dateUtc="2026-02-08T06:08:00Z">
        <w:r w:rsidRPr="00997DCE" w:rsidDel="00363D60">
          <w:delText>,</w:delText>
        </w:r>
      </w:del>
      <w:r w:rsidRPr="00997DCE">
        <w:t xml:space="preserve"> older</w:t>
      </w:r>
      <w:ins w:id="131" w:author="Matt Nolan" w:date="2026-02-08T17:08:00Z" w16du:dateUtc="2026-02-08T06:08:00Z">
        <w:r w:rsidR="00363D60">
          <w:t>,</w:t>
        </w:r>
      </w:ins>
      <w:r w:rsidRPr="00997DCE">
        <w:t xml:space="preserve"> households</w:t>
      </w:r>
      <w:ins w:id="132" w:author="Matt Nolan" w:date="2026-02-08T17:08:00Z" w16du:dateUtc="2026-02-08T06:08:00Z">
        <w:r w:rsidR="00363D60">
          <w:t>.</w:t>
        </w:r>
      </w:ins>
      <w:del w:id="133" w:author="Matt Nolan" w:date="2026-02-08T17:08:00Z" w16du:dateUtc="2026-02-08T06:08:00Z">
        <w:r w:rsidRPr="00997DCE" w:rsidDel="00363D60">
          <w:delText>,</w:delText>
        </w:r>
      </w:del>
      <w:r w:rsidRPr="00997DCE">
        <w:t xml:space="preserve"> </w:t>
      </w:r>
      <w:del w:id="134" w:author="Matt Nolan" w:date="2026-02-08T17:09:00Z" w16du:dateUtc="2026-02-08T06:09:00Z">
        <w:r w:rsidRPr="00997DCE" w:rsidDel="00363D60">
          <w:delText xml:space="preserve">though </w:delText>
        </w:r>
      </w:del>
      <w:del w:id="135" w:author="Matt Nolan" w:date="2026-02-08T17:54:00Z" w16du:dateUtc="2026-02-08T06:54:00Z">
        <w:r w:rsidRPr="00997DCE" w:rsidDel="00215596">
          <w:delText>c</w:delText>
        </w:r>
      </w:del>
      <w:del w:id="136" w:author="Matt Nolan" w:date="2026-02-08T17:55:00Z" w16du:dateUtc="2026-02-08T06:55:00Z">
        <w:r w:rsidRPr="00997DCE" w:rsidDel="00215596">
          <w:delText>ompensatory measures would be needed to protect low-income families.</w:delText>
        </w:r>
      </w:del>
    </w:p>
    <w:p w14:paraId="139A8280" w14:textId="24F4EBC0" w:rsidR="00997DCE" w:rsidRPr="00997DCE" w:rsidRDefault="00363D60" w:rsidP="00997DCE">
      <w:moveToRangeStart w:id="137" w:author="Matt Nolan" w:date="2026-02-08T17:09:00Z" w:name="move221462983"/>
      <w:moveTo w:id="138" w:author="Matt Nolan" w:date="2026-02-08T17:09:00Z" w16du:dateUtc="2026-02-08T06:09:00Z">
        <w:r w:rsidRPr="00997DCE">
          <w:t>Each option raises issues of fairness and intergenerational equity, particularly given expectations held by current retirees</w:t>
        </w:r>
      </w:moveTo>
      <w:ins w:id="139" w:author="Matt Nolan" w:date="2026-02-08T17:10:00Z" w16du:dateUtc="2026-02-08T06:10:00Z">
        <w:r>
          <w:t xml:space="preserve"> – those who have retired now did so under the belief current s</w:t>
        </w:r>
      </w:ins>
      <w:ins w:id="140" w:author="Matt Nolan" w:date="2026-02-08T17:11:00Z" w16du:dateUtc="2026-02-08T06:11:00Z">
        <w:r>
          <w:t>upport systems would continue</w:t>
        </w:r>
      </w:ins>
      <w:moveTo w:id="141" w:author="Matt Nolan" w:date="2026-02-08T17:09:00Z" w16du:dateUtc="2026-02-08T06:09:00Z">
        <w:r w:rsidRPr="00997DCE">
          <w:t>.</w:t>
        </w:r>
      </w:moveTo>
      <w:moveToRangeEnd w:id="137"/>
    </w:p>
    <w:p w14:paraId="258B3697" w14:textId="77777777" w:rsidR="00997DCE" w:rsidRPr="00C87C86" w:rsidRDefault="00997DCE" w:rsidP="00997DCE">
      <w:pPr>
        <w:rPr>
          <w:b/>
          <w:bCs/>
          <w:sz w:val="24"/>
          <w:szCs w:val="24"/>
        </w:rPr>
      </w:pPr>
      <w:r w:rsidRPr="00C87C86">
        <w:rPr>
          <w:b/>
          <w:bCs/>
          <w:sz w:val="24"/>
          <w:szCs w:val="24"/>
        </w:rPr>
        <w:t>Transparent advice and fiscal choices</w:t>
      </w:r>
    </w:p>
    <w:p w14:paraId="68B9FB65" w14:textId="77777777" w:rsidR="00997DCE" w:rsidRPr="00997DCE" w:rsidRDefault="00997DCE" w:rsidP="00997DCE">
      <w:r w:rsidRPr="00997DCE">
        <w:t>None of these choices is costless. What is missing is not policy ideas, but institutional capacity to evaluate trade-offs transparently and consistently. New Zealand lacks a fully independent fiscal institution capable of producing long-term projections, assessing policy sustainability, and supporting informed public debate.</w:t>
      </w:r>
    </w:p>
    <w:p w14:paraId="41EE48E7" w14:textId="77777777" w:rsidR="00997DCE" w:rsidRPr="00997DCE" w:rsidRDefault="00997DCE" w:rsidP="00997DCE">
      <w:r w:rsidRPr="00997DCE">
        <w:t>International experience shows that well-designed fiscal councils or parliamentary budget offices can materially improve fiscal transparency and policy quality. Examples from the United States, United Kingdom, Australia, and Chile illustrate different models, but common features include statutory independence, secure resourcing, and a focus on analysis rather than advocacy.</w:t>
      </w:r>
    </w:p>
    <w:p w14:paraId="6D6F9F61" w14:textId="77777777" w:rsidR="00997DCE" w:rsidRPr="00997DCE" w:rsidRDefault="00997DCE" w:rsidP="00997DCE">
      <w:r w:rsidRPr="00997DCE">
        <w:t>For New Zealand, such an institution could strengthen macro-fiscal coordination, improve demand management, and help build durable support for necessary reforms by clarifying long-term consequences and distributional trade-offs.</w:t>
      </w:r>
    </w:p>
    <w:p w14:paraId="7FC924D0" w14:textId="77777777" w:rsidR="00997DCE" w:rsidRPr="00C87C86" w:rsidRDefault="00997DCE" w:rsidP="00997DCE">
      <w:pPr>
        <w:rPr>
          <w:b/>
          <w:bCs/>
          <w:sz w:val="24"/>
          <w:szCs w:val="24"/>
        </w:rPr>
      </w:pPr>
      <w:r w:rsidRPr="00C87C86">
        <w:rPr>
          <w:b/>
          <w:bCs/>
          <w:sz w:val="24"/>
          <w:szCs w:val="24"/>
        </w:rPr>
        <w:t>Conclusion</w:t>
      </w:r>
    </w:p>
    <w:p w14:paraId="62963952" w14:textId="77777777" w:rsidR="00997DCE" w:rsidRPr="00997DCE" w:rsidRDefault="00997DCE" w:rsidP="00997DCE">
      <w:r w:rsidRPr="00997DCE">
        <w:t>New Zealand remains a high-income, high-wellbeing economy with strong institutions. But weak productivity growth and rapid population ageing pose growing risks to future living standards and fiscal sustainability. Addressing these challenges will require difficult choices on taxation, spending, and transfers, informed by transparent analysis rather than short-term political pressures.</w:t>
      </w:r>
    </w:p>
    <w:p w14:paraId="3821DF13" w14:textId="77777777" w:rsidR="00997DCE" w:rsidRPr="00997DCE" w:rsidRDefault="00997DCE" w:rsidP="00997DCE">
      <w:r w:rsidRPr="00997DCE">
        <w:t>An independent fiscal institution would not remove these trade-offs, but it would help ensure that they are understood, debated, and managed in a way that preserves economic resilience and intergenerational fairness.</w:t>
      </w:r>
    </w:p>
    <w:p w14:paraId="361D12E2" w14:textId="77777777" w:rsidR="00997DCE" w:rsidRPr="00171D42" w:rsidRDefault="00997DCE" w:rsidP="00997DCE">
      <w:pPr>
        <w:rPr>
          <w:b/>
          <w:bCs/>
          <w:sz w:val="24"/>
          <w:szCs w:val="24"/>
        </w:rPr>
      </w:pPr>
      <w:r w:rsidRPr="00171D42">
        <w:rPr>
          <w:b/>
          <w:bCs/>
          <w:sz w:val="24"/>
          <w:szCs w:val="24"/>
        </w:rPr>
        <w:t>Key references (suggested)</w:t>
      </w:r>
    </w:p>
    <w:p w14:paraId="5B25CB9A" w14:textId="6755752E" w:rsidR="00BC6BE1" w:rsidRPr="00BC6BE1" w:rsidRDefault="00BC6BE1" w:rsidP="00D613D3">
      <w:pPr>
        <w:pStyle w:val="ListParagraph"/>
        <w:numPr>
          <w:ilvl w:val="0"/>
          <w:numId w:val="3"/>
        </w:numPr>
        <w:rPr>
          <w:ins w:id="142" w:author="Matt Nolan" w:date="2026-02-08T17:15:00Z" w16du:dateUtc="2026-02-08T06:15:00Z"/>
          <w:rPrChange w:id="143" w:author="Matt Nolan" w:date="2026-02-08T17:15:00Z" w16du:dateUtc="2026-02-08T06:15:00Z">
            <w:rPr>
              <w:ins w:id="144" w:author="Matt Nolan" w:date="2026-02-08T17:15:00Z" w16du:dateUtc="2026-02-08T06:15:00Z"/>
              <w:b/>
              <w:bCs/>
            </w:rPr>
          </w:rPrChange>
        </w:rPr>
      </w:pPr>
      <w:ins w:id="145" w:author="Matt Nolan" w:date="2026-02-08T17:15:00Z" w16du:dateUtc="2026-02-08T06:15:00Z">
        <w:r w:rsidRPr="00BC6BE1">
          <w:rPr>
            <w:b/>
            <w:bCs/>
          </w:rPr>
          <w:lastRenderedPageBreak/>
          <w:t>Grimes, A. and Wu, S. (2021)</w:t>
        </w:r>
        <w:r w:rsidRPr="00514272">
          <w:t xml:space="preserve">. “Reinterpreting Productivity: New Zealand’s Surprising Performance or The Shortcomings of an Engineering Approach to Productivity Measurement”. Paper presented to the New Zealand Association of Economists Conference, Wellington, June 2021. </w:t>
        </w:r>
        <w:r>
          <w:fldChar w:fldCharType="begin"/>
        </w:r>
        <w:r>
          <w:instrText>HYPERLINK "https://www.nzae.org.nz/wp-content/uploads/2021/07/Grimes.pdf?utm_source=chatgpt.com" \t "_new"</w:instrText>
        </w:r>
        <w:r>
          <w:fldChar w:fldCharType="separate"/>
        </w:r>
        <w:r w:rsidRPr="00514272">
          <w:rPr>
            <w:rStyle w:val="Hyperlink"/>
          </w:rPr>
          <w:t>https://www.nzae.org.nz/wp-content/uploads/2021/07/Grimes.pdf</w:t>
        </w:r>
        <w:r>
          <w:fldChar w:fldCharType="end"/>
        </w:r>
      </w:ins>
    </w:p>
    <w:p w14:paraId="1CB7E090" w14:textId="1E310F54" w:rsidR="00D613D3" w:rsidRDefault="00D613D3" w:rsidP="00D613D3">
      <w:pPr>
        <w:pStyle w:val="ListParagraph"/>
        <w:numPr>
          <w:ilvl w:val="0"/>
          <w:numId w:val="3"/>
        </w:numPr>
        <w:rPr>
          <w:ins w:id="146" w:author="Matt Nolan" w:date="2026-02-08T16:54:00Z" w16du:dateUtc="2026-02-08T05:54:00Z"/>
        </w:rPr>
      </w:pPr>
      <w:ins w:id="147" w:author="Matt Nolan" w:date="2026-02-08T16:54:00Z" w16du:dateUtc="2026-02-08T05:54:00Z">
        <w:r w:rsidRPr="00D613D3">
          <w:rPr>
            <w:b/>
            <w:bCs/>
          </w:rPr>
          <w:t>New Zealand Treasury (2025a)</w:t>
        </w:r>
        <w:r w:rsidRPr="00A13BD3">
          <w:t xml:space="preserve">. </w:t>
        </w:r>
        <w:r w:rsidRPr="00D613D3">
          <w:rPr>
            <w:i/>
            <w:iCs/>
          </w:rPr>
          <w:t xml:space="preserve">He </w:t>
        </w:r>
        <w:proofErr w:type="spellStart"/>
        <w:r w:rsidRPr="00D613D3">
          <w:rPr>
            <w:i/>
            <w:iCs/>
          </w:rPr>
          <w:t>Tirohanga</w:t>
        </w:r>
        <w:proofErr w:type="spellEnd"/>
        <w:r w:rsidRPr="00D613D3">
          <w:rPr>
            <w:i/>
            <w:iCs/>
          </w:rPr>
          <w:t xml:space="preserve"> Mokopuna – Long-term Fiscal Statement 2025</w:t>
        </w:r>
        <w:r w:rsidRPr="00A13BD3">
          <w:t xml:space="preserve">. Wellington: New Zealand Treasury. </w:t>
        </w:r>
        <w:r>
          <w:fldChar w:fldCharType="begin"/>
        </w:r>
        <w:r>
          <w:instrText>HYPERLINK "https://www.treasury.govt.nz/sites/default/files/2025-09/ltfs-2025.pdf?utm_source=chatgpt.com" \t "_new"</w:instrText>
        </w:r>
        <w:r>
          <w:fldChar w:fldCharType="separate"/>
        </w:r>
        <w:r w:rsidRPr="00A13BD3">
          <w:rPr>
            <w:rStyle w:val="Hyperlink"/>
          </w:rPr>
          <w:t>https://www.treasury.govt.nz/sites/default/files/2025-09/ltfs-2025.pdf</w:t>
        </w:r>
        <w:r>
          <w:fldChar w:fldCharType="end"/>
        </w:r>
      </w:ins>
    </w:p>
    <w:p w14:paraId="552EA7F0" w14:textId="77777777" w:rsidR="00D613D3" w:rsidRDefault="00D613D3" w:rsidP="00D613D3">
      <w:pPr>
        <w:pStyle w:val="ListParagraph"/>
        <w:numPr>
          <w:ilvl w:val="0"/>
          <w:numId w:val="3"/>
        </w:numPr>
        <w:rPr>
          <w:ins w:id="148" w:author="Matt Nolan" w:date="2026-02-08T16:54:00Z" w16du:dateUtc="2026-02-08T05:54:00Z"/>
        </w:rPr>
      </w:pPr>
      <w:ins w:id="149" w:author="Matt Nolan" w:date="2026-02-08T16:54:00Z" w16du:dateUtc="2026-02-08T05:54:00Z">
        <w:r w:rsidRPr="00D613D3">
          <w:rPr>
            <w:b/>
            <w:bCs/>
          </w:rPr>
          <w:t>New Zealand Treasury (2025b)</w:t>
        </w:r>
        <w:r w:rsidRPr="0052520B">
          <w:t>.</w:t>
        </w:r>
        <w:r w:rsidRPr="00D613D3">
          <w:rPr>
            <w:b/>
            <w:bCs/>
          </w:rPr>
          <w:t xml:space="preserve"> </w:t>
        </w:r>
        <w:proofErr w:type="spellStart"/>
        <w:r w:rsidRPr="00D613D3">
          <w:rPr>
            <w:i/>
            <w:iCs/>
          </w:rPr>
          <w:t>Te</w:t>
        </w:r>
        <w:proofErr w:type="spellEnd"/>
        <w:r w:rsidRPr="00D613D3">
          <w:rPr>
            <w:i/>
            <w:iCs/>
          </w:rPr>
          <w:t xml:space="preserve"> Ara Mokopuna: Treasury’s 2025 Long-term Insights Briefing</w:t>
        </w:r>
        <w:r w:rsidRPr="00565CE3">
          <w:t xml:space="preserve">. Wellington: New Zealand Treasury, August 2025. </w:t>
        </w:r>
        <w:r>
          <w:fldChar w:fldCharType="begin"/>
        </w:r>
        <w:r>
          <w:instrText>HYPERLINK "https://www.treasury.govt.nz/sites/default/files/2025-08/te-ara-mokopuna-ltib-2025.pdf?utm_source=chatgpt.com" \t "_new"</w:instrText>
        </w:r>
        <w:r>
          <w:fldChar w:fldCharType="separate"/>
        </w:r>
        <w:r w:rsidRPr="00565CE3">
          <w:rPr>
            <w:rStyle w:val="Hyperlink"/>
          </w:rPr>
          <w:t>https://www.treasury.govt.nz/sites/default/files/2025-08/te-ara-mokopuna-ltib-2025.pdf</w:t>
        </w:r>
        <w:r>
          <w:fldChar w:fldCharType="end"/>
        </w:r>
        <w:r w:rsidRPr="00565CE3">
          <w:t>.</w:t>
        </w:r>
      </w:ins>
    </w:p>
    <w:p w14:paraId="705F7940" w14:textId="5EA5E79F" w:rsidR="00057810" w:rsidRDefault="00D613D3" w:rsidP="00057810">
      <w:pPr>
        <w:pStyle w:val="ListParagraph"/>
        <w:numPr>
          <w:ilvl w:val="0"/>
          <w:numId w:val="3"/>
        </w:numPr>
        <w:rPr>
          <w:ins w:id="150" w:author="Matt Nolan" w:date="2026-02-08T16:54:00Z" w16du:dateUtc="2026-02-08T05:54:00Z"/>
        </w:rPr>
      </w:pPr>
      <w:ins w:id="151" w:author="Matt Nolan" w:date="2026-02-08T16:54:00Z" w16du:dateUtc="2026-02-08T05:54:00Z">
        <w:r w:rsidRPr="00D613D3">
          <w:rPr>
            <w:b/>
            <w:bCs/>
          </w:rPr>
          <w:t>New Zealand Treasury (2025c)</w:t>
        </w:r>
        <w:r w:rsidRPr="0052520B">
          <w:t xml:space="preserve">. </w:t>
        </w:r>
        <w:r w:rsidRPr="00D613D3">
          <w:rPr>
            <w:i/>
            <w:iCs/>
          </w:rPr>
          <w:t>Review of macroeconomic frameworks 2020–2025</w:t>
        </w:r>
        <w:r w:rsidRPr="0052520B">
          <w:t xml:space="preserve">. New Zealand Treasury, Wellington. </w:t>
        </w:r>
        <w:r>
          <w:fldChar w:fldCharType="begin"/>
        </w:r>
        <w:r>
          <w:instrText>HYPERLINK "https://www.treasury.govt.nz/publications/discontinued-work-programme/review-macroeconomic-frameworks-2020-2025"</w:instrText>
        </w:r>
        <w:r>
          <w:fldChar w:fldCharType="separate"/>
        </w:r>
        <w:r w:rsidRPr="004F7A26">
          <w:rPr>
            <w:rStyle w:val="Hyperlink"/>
          </w:rPr>
          <w:t>https://www.treasury.govt.nz/publications/discontinued-work-programme/review-macroeconomic-frameworks-2020-2025</w:t>
        </w:r>
        <w:r>
          <w:fldChar w:fldCharType="end"/>
        </w:r>
      </w:ins>
    </w:p>
    <w:p w14:paraId="3055B743" w14:textId="0C61BDB8" w:rsidR="00173B67" w:rsidRPr="00997DCE" w:rsidDel="00D613D3" w:rsidRDefault="00997DCE" w:rsidP="00997DCE">
      <w:pPr>
        <w:numPr>
          <w:ilvl w:val="0"/>
          <w:numId w:val="3"/>
        </w:numPr>
        <w:rPr>
          <w:del w:id="152" w:author="Matt Nolan" w:date="2026-02-08T16:54:00Z" w16du:dateUtc="2026-02-08T05:54:00Z"/>
        </w:rPr>
      </w:pPr>
      <w:del w:id="153" w:author="Matt Nolan" w:date="2026-02-08T16:54:00Z" w16du:dateUtc="2026-02-08T05:54:00Z">
        <w:r w:rsidRPr="00997DCE" w:rsidDel="00D613D3">
          <w:delText xml:space="preserve">New Zealand Treasury (2025a), </w:delText>
        </w:r>
        <w:r w:rsidRPr="00997DCE" w:rsidDel="00D613D3">
          <w:rPr>
            <w:i/>
            <w:iCs/>
          </w:rPr>
          <w:delText>Long-term Fiscal Statement</w:delText>
        </w:r>
        <w:r w:rsidRPr="00997DCE" w:rsidDel="00D613D3">
          <w:delText>.</w:delText>
        </w:r>
      </w:del>
    </w:p>
    <w:p w14:paraId="73FF8B22" w14:textId="4BD9ADAA" w:rsidR="00057810" w:rsidRDefault="00BC6BE1" w:rsidP="00057810">
      <w:pPr>
        <w:pStyle w:val="ListParagraph"/>
        <w:numPr>
          <w:ilvl w:val="0"/>
          <w:numId w:val="3"/>
        </w:numPr>
        <w:rPr>
          <w:ins w:id="154" w:author="Matt Nolan" w:date="2026-02-08T17:14:00Z" w16du:dateUtc="2026-02-08T06:14:00Z"/>
        </w:rPr>
      </w:pPr>
      <w:ins w:id="155" w:author="Matt Nolan" w:date="2026-02-08T17:14:00Z" w16du:dateUtc="2026-02-08T06:14:00Z">
        <w:r w:rsidRPr="00BC6BE1">
          <w:rPr>
            <w:b/>
            <w:bCs/>
          </w:rPr>
          <w:t>New Zealand Productivity Commission (2023)</w:t>
        </w:r>
        <w:r w:rsidRPr="008173FF">
          <w:t xml:space="preserve">. </w:t>
        </w:r>
        <w:r w:rsidRPr="00BC6BE1">
          <w:rPr>
            <w:i/>
            <w:iCs/>
          </w:rPr>
          <w:t>Productivity by the numbers</w:t>
        </w:r>
        <w:r w:rsidRPr="008173FF">
          <w:t xml:space="preserve">. July 2023. New Zealand Productivity Commission, Wellington. </w:t>
        </w:r>
        <w:r>
          <w:fldChar w:fldCharType="begin"/>
        </w:r>
        <w:r>
          <w:instrText>HYPERLINK "https://www.treasury.govt.nz/sites/default/files/2024-05/pc-rp-pbtn-2023-digital-final-3-july.pdf?utm_source=chatgpt.com" \t "_new"</w:instrText>
        </w:r>
        <w:r>
          <w:fldChar w:fldCharType="separate"/>
        </w:r>
        <w:r w:rsidRPr="008173FF">
          <w:rPr>
            <w:rStyle w:val="Hyperlink"/>
          </w:rPr>
          <w:t>https://www.treasury.govt.nz/sites/default/files/2024-05/pc-rp-pbtn-2023-digital-final-3-july.pdf</w:t>
        </w:r>
        <w:r>
          <w:fldChar w:fldCharType="end"/>
        </w:r>
      </w:ins>
    </w:p>
    <w:p w14:paraId="48C74ADF" w14:textId="23454F87" w:rsidR="00997DCE" w:rsidRPr="00997DCE" w:rsidDel="00BC6BE1" w:rsidRDefault="00997DCE" w:rsidP="00997DCE">
      <w:pPr>
        <w:numPr>
          <w:ilvl w:val="0"/>
          <w:numId w:val="3"/>
        </w:numPr>
        <w:rPr>
          <w:del w:id="156" w:author="Matt Nolan" w:date="2026-02-08T17:14:00Z" w16du:dateUtc="2026-02-08T06:14:00Z"/>
        </w:rPr>
      </w:pPr>
      <w:del w:id="157" w:author="Matt Nolan" w:date="2026-02-08T17:14:00Z" w16du:dateUtc="2026-02-08T06:14:00Z">
        <w:r w:rsidRPr="00997DCE" w:rsidDel="00BC6BE1">
          <w:delText xml:space="preserve">New Zealand Productivity Commission (2023), </w:delText>
        </w:r>
        <w:r w:rsidRPr="00997DCE" w:rsidDel="00BC6BE1">
          <w:rPr>
            <w:i/>
            <w:iCs/>
          </w:rPr>
          <w:delText>Frontier Firms and Productivity</w:delText>
        </w:r>
        <w:r w:rsidRPr="00997DCE" w:rsidDel="00BC6BE1">
          <w:delText>.</w:delText>
        </w:r>
      </w:del>
    </w:p>
    <w:p w14:paraId="6755694A" w14:textId="3A8BB8A0" w:rsidR="00057810" w:rsidRDefault="00BC6BE1" w:rsidP="00057810">
      <w:pPr>
        <w:pStyle w:val="ListParagraph"/>
        <w:numPr>
          <w:ilvl w:val="0"/>
          <w:numId w:val="3"/>
        </w:numPr>
        <w:rPr>
          <w:ins w:id="158" w:author="Matt Nolan" w:date="2026-02-08T17:14:00Z" w16du:dateUtc="2026-02-08T06:14:00Z"/>
        </w:rPr>
      </w:pPr>
      <w:ins w:id="159" w:author="Matt Nolan" w:date="2026-02-08T17:14:00Z" w16du:dateUtc="2026-02-08T06:14:00Z">
        <w:r w:rsidRPr="00BC6BE1">
          <w:rPr>
            <w:b/>
            <w:bCs/>
          </w:rPr>
          <w:t>OECD (2017)</w:t>
        </w:r>
        <w:r w:rsidRPr="00FC1985">
          <w:t xml:space="preserve">. </w:t>
        </w:r>
        <w:r w:rsidRPr="00BC6BE1">
          <w:rPr>
            <w:i/>
            <w:iCs/>
          </w:rPr>
          <w:t>Designing effective independent fiscal institutions: Lessons from country experiences</w:t>
        </w:r>
        <w:r w:rsidRPr="00FC1985">
          <w:t xml:space="preserve">. OECD Publishing, Paris. </w:t>
        </w:r>
        <w:r>
          <w:fldChar w:fldCharType="begin"/>
        </w:r>
        <w:r>
          <w:instrText>HYPERLINK "https://www.oecd.org/en/publications/designing-effective-independent-fiscal-institutions_33a06095-en.html" \t "_new"</w:instrText>
        </w:r>
        <w:r>
          <w:fldChar w:fldCharType="separate"/>
        </w:r>
        <w:r w:rsidRPr="00FC1985">
          <w:rPr>
            <w:rStyle w:val="Hyperlink"/>
          </w:rPr>
          <w:t>https://www.oecd.org/en/publications/designing-effective-independent-fiscal-institutions_33a06095-en.html</w:t>
        </w:r>
        <w:r>
          <w:fldChar w:fldCharType="end"/>
        </w:r>
      </w:ins>
    </w:p>
    <w:p w14:paraId="20903803" w14:textId="5912E0B6" w:rsidR="00997DCE" w:rsidRPr="00997DCE" w:rsidDel="00BC6BE1" w:rsidRDefault="00997DCE" w:rsidP="00997DCE">
      <w:pPr>
        <w:numPr>
          <w:ilvl w:val="0"/>
          <w:numId w:val="3"/>
        </w:numPr>
        <w:rPr>
          <w:del w:id="160" w:author="Matt Nolan" w:date="2026-02-08T17:14:00Z" w16du:dateUtc="2026-02-08T06:14:00Z"/>
        </w:rPr>
      </w:pPr>
      <w:del w:id="161" w:author="Matt Nolan" w:date="2026-02-08T17:14:00Z" w16du:dateUtc="2026-02-08T06:14:00Z">
        <w:r w:rsidRPr="00997DCE" w:rsidDel="00BC6BE1">
          <w:delText xml:space="preserve">OECD (2017), </w:delText>
        </w:r>
        <w:r w:rsidRPr="00997DCE" w:rsidDel="00BC6BE1">
          <w:rPr>
            <w:i/>
            <w:iCs/>
          </w:rPr>
          <w:delText>Independent Fiscal Institutions</w:delText>
        </w:r>
        <w:r w:rsidRPr="00997DCE" w:rsidDel="00BC6BE1">
          <w:delText>.</w:delText>
        </w:r>
      </w:del>
    </w:p>
    <w:p w14:paraId="7D900582" w14:textId="4DB0DB0A" w:rsidR="00BC6BE1" w:rsidRDefault="00BC6BE1" w:rsidP="00BC6BE1">
      <w:pPr>
        <w:pStyle w:val="ListParagraph"/>
        <w:numPr>
          <w:ilvl w:val="0"/>
          <w:numId w:val="3"/>
        </w:numPr>
        <w:rPr>
          <w:ins w:id="162" w:author="Matt Nolan" w:date="2026-02-08T17:15:00Z" w16du:dateUtc="2026-02-08T06:15:00Z"/>
        </w:rPr>
      </w:pPr>
      <w:ins w:id="163" w:author="Matt Nolan" w:date="2026-02-08T17:15:00Z" w16du:dateUtc="2026-02-08T06:15:00Z">
        <w:r w:rsidRPr="00BC6BE1">
          <w:rPr>
            <w:b/>
            <w:bCs/>
          </w:rPr>
          <w:t>OECD (2024)</w:t>
        </w:r>
        <w:r w:rsidRPr="00514272">
          <w:t xml:space="preserve">. </w:t>
        </w:r>
        <w:r w:rsidRPr="00BC6BE1">
          <w:rPr>
            <w:i/>
            <w:iCs/>
          </w:rPr>
          <w:t>OECD Survey on Drivers of Trust in Public Institutions – 2024 Results: Country Notes: New Zealand</w:t>
        </w:r>
        <w:r w:rsidRPr="00514272">
          <w:t xml:space="preserve">. OECD Publishing, Paris, 10 July 2024. </w:t>
        </w:r>
        <w:r>
          <w:fldChar w:fldCharType="begin"/>
        </w:r>
        <w:r>
          <w:instrText>HYPERLINK "https://www.oecd.org/en/publications/oecd-survey-on-drivers-of-trust-in-public-institutions-2024-results-country-notes_a8004759-en/new-zealand_3ca8436a-en.html?utm_source=chatgpt.com" \t "_new"</w:instrText>
        </w:r>
        <w:r>
          <w:fldChar w:fldCharType="separate"/>
        </w:r>
        <w:r w:rsidRPr="00514272">
          <w:rPr>
            <w:rStyle w:val="Hyperlink"/>
          </w:rPr>
          <w:t>https://www.oecd.org/en/publications/oecd-survey-on-drivers-of-trust-in-public-institutions-2024-results-country-notes_a8004759-en/new-zealand_3ca8436a-en.html</w:t>
        </w:r>
        <w:r>
          <w:fldChar w:fldCharType="end"/>
        </w:r>
      </w:ins>
    </w:p>
    <w:p w14:paraId="57C18D40" w14:textId="2BC34738" w:rsidR="00997DCE" w:rsidRPr="00997DCE" w:rsidDel="00BC6BE1" w:rsidRDefault="00997DCE" w:rsidP="00997DCE">
      <w:pPr>
        <w:numPr>
          <w:ilvl w:val="0"/>
          <w:numId w:val="3"/>
        </w:numPr>
        <w:rPr>
          <w:del w:id="164" w:author="Matt Nolan" w:date="2026-02-08T17:15:00Z" w16du:dateUtc="2026-02-08T06:15:00Z"/>
        </w:rPr>
      </w:pPr>
      <w:del w:id="165" w:author="Matt Nolan" w:date="2026-02-08T17:15:00Z" w16du:dateUtc="2026-02-08T06:15:00Z">
        <w:r w:rsidRPr="00997DCE" w:rsidDel="00BC6BE1">
          <w:delText xml:space="preserve">OECD (2024), </w:delText>
        </w:r>
        <w:r w:rsidRPr="00997DCE" w:rsidDel="00BC6BE1">
          <w:rPr>
            <w:i/>
            <w:iCs/>
          </w:rPr>
          <w:delText>Drivers of Trust in Public Institutions</w:delText>
        </w:r>
        <w:r w:rsidRPr="00997DCE" w:rsidDel="00BC6BE1">
          <w:delText>.</w:delText>
        </w:r>
      </w:del>
    </w:p>
    <w:p w14:paraId="5D96CE31" w14:textId="1C68967B" w:rsidR="00BC6BE1" w:rsidRPr="00BC6BE1" w:rsidRDefault="00BC6BE1" w:rsidP="00BC6BE1">
      <w:pPr>
        <w:pStyle w:val="ListParagraph"/>
        <w:numPr>
          <w:ilvl w:val="0"/>
          <w:numId w:val="3"/>
        </w:numPr>
        <w:rPr>
          <w:ins w:id="166" w:author="Matt Nolan" w:date="2026-02-08T17:15:00Z" w16du:dateUtc="2026-02-08T06:15:00Z"/>
          <w:lang w:val="en-US"/>
        </w:rPr>
      </w:pPr>
      <w:ins w:id="167" w:author="Matt Nolan" w:date="2026-02-08T17:15:00Z" w16du:dateUtc="2026-02-08T06:15:00Z">
        <w:r w:rsidRPr="00BC6BE1">
          <w:rPr>
            <w:b/>
            <w:bCs/>
          </w:rPr>
          <w:t>Tax Working Group (2019)</w:t>
        </w:r>
        <w:r w:rsidRPr="00420B85">
          <w:t xml:space="preserve">. </w:t>
        </w:r>
        <w:r w:rsidRPr="00BC6BE1">
          <w:rPr>
            <w:i/>
            <w:iCs/>
          </w:rPr>
          <w:t>Future of Tax: Final Report</w:t>
        </w:r>
        <w:r w:rsidRPr="00420B85">
          <w:t>. Issued 21 February 2019 (Vol. I: Recommendations; Vol. II: Design Details of the Proposed Extension of Capital Gains Taxation). The Tax Working Group, New Zealand Government.</w:t>
        </w:r>
        <w:r>
          <w:t xml:space="preserve"> </w:t>
        </w:r>
        <w:r w:rsidR="00057810">
          <w:fldChar w:fldCharType="begin"/>
        </w:r>
        <w:r w:rsidR="00057810">
          <w:instrText>HYPERLINK "</w:instrText>
        </w:r>
        <w:r w:rsidR="00057810" w:rsidRPr="00057810">
          <w:rPr>
            <w:rPrChange w:id="168" w:author="Matt Nolan" w:date="2026-02-08T17:15:00Z" w16du:dateUtc="2026-02-08T06:15:00Z">
              <w:rPr>
                <w:rStyle w:val="Hyperlink"/>
              </w:rPr>
            </w:rPrChange>
          </w:rPr>
          <w:instrText>https://taxworkinggroup.govt.nz/resources/future-tax-final-report.html</w:instrText>
        </w:r>
        <w:r w:rsidR="00057810">
          <w:instrText>"</w:instrText>
        </w:r>
        <w:r w:rsidR="00057810">
          <w:fldChar w:fldCharType="separate"/>
        </w:r>
        <w:r w:rsidR="00057810" w:rsidRPr="00057810">
          <w:rPr>
            <w:rStyle w:val="Hyperlink"/>
          </w:rPr>
          <w:t>https://taxworkinggroup.govt.nz/resources/future-tax-final-report.html</w:t>
        </w:r>
        <w:r w:rsidR="00057810">
          <w:fldChar w:fldCharType="end"/>
        </w:r>
      </w:ins>
    </w:p>
    <w:p w14:paraId="3754B900" w14:textId="2CC35B6A" w:rsidR="00997DCE" w:rsidRPr="00997DCE" w:rsidDel="00BC6BE1" w:rsidRDefault="00997DCE" w:rsidP="00997DCE">
      <w:pPr>
        <w:numPr>
          <w:ilvl w:val="0"/>
          <w:numId w:val="3"/>
        </w:numPr>
        <w:rPr>
          <w:del w:id="169" w:author="Matt Nolan" w:date="2026-02-08T17:15:00Z" w16du:dateUtc="2026-02-08T06:15:00Z"/>
        </w:rPr>
      </w:pPr>
      <w:del w:id="170" w:author="Matt Nolan" w:date="2026-02-08T17:15:00Z" w16du:dateUtc="2026-02-08T06:15:00Z">
        <w:r w:rsidRPr="00997DCE" w:rsidDel="00BC6BE1">
          <w:delText xml:space="preserve">Tax Working Group (2019), </w:delText>
        </w:r>
        <w:r w:rsidRPr="00997DCE" w:rsidDel="00BC6BE1">
          <w:rPr>
            <w:i/>
            <w:iCs/>
          </w:rPr>
          <w:delText>Future of Tax</w:delText>
        </w:r>
        <w:r w:rsidRPr="00997DCE" w:rsidDel="00BC6BE1">
          <w:delText>.</w:delText>
        </w:r>
      </w:del>
    </w:p>
    <w:p w14:paraId="484A0C4B" w14:textId="4DA6556C" w:rsidR="00997DCE" w:rsidRPr="00997DCE" w:rsidRDefault="00997DCE" w:rsidP="00BC6BE1">
      <w:pPr>
        <w:pPrChange w:id="171" w:author="Matt Nolan" w:date="2026-02-08T17:15:00Z" w16du:dateUtc="2026-02-08T06:15:00Z">
          <w:pPr>
            <w:numPr>
              <w:numId w:val="3"/>
            </w:numPr>
            <w:tabs>
              <w:tab w:val="num" w:pos="720"/>
            </w:tabs>
            <w:ind w:left="720" w:hanging="360"/>
          </w:pPr>
        </w:pPrChange>
      </w:pPr>
      <w:del w:id="172" w:author="Matt Nolan" w:date="2026-02-08T17:15:00Z" w16du:dateUtc="2026-02-08T06:15:00Z">
        <w:r w:rsidRPr="00997DCE" w:rsidDel="00BC6BE1">
          <w:delText xml:space="preserve">Grimes, A. and Wu, M. (2021), </w:delText>
        </w:r>
        <w:r w:rsidRPr="00997DCE" w:rsidDel="00BC6BE1">
          <w:rPr>
            <w:i/>
            <w:iCs/>
          </w:rPr>
          <w:delText>Natural Capital and Living Standards in New Zealand</w:delText>
        </w:r>
        <w:r w:rsidRPr="00997DCE" w:rsidDel="00BC6BE1">
          <w:delText>.</w:delText>
        </w:r>
      </w:del>
    </w:p>
    <w:p w14:paraId="004C0E46" w14:textId="1090F027" w:rsidR="00F57E02" w:rsidRDefault="00F128E8">
      <w:r>
        <w:t xml:space="preserve"> </w:t>
      </w:r>
    </w:p>
    <w:sectPr w:rsidR="00F57E02">
      <w:foot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 Nolan" w:date="2026-02-08T13:54:00Z" w:initials="MN">
    <w:p w14:paraId="07CEB145" w14:textId="77777777" w:rsidR="001C2DDF" w:rsidRDefault="001C2DDF" w:rsidP="001C2DDF">
      <w:pPr>
        <w:pStyle w:val="CommentText"/>
      </w:pPr>
      <w:r>
        <w:rPr>
          <w:rStyle w:val="CommentReference"/>
        </w:rPr>
        <w:annotationRef/>
      </w:r>
      <w:r>
        <w:t>The paradox terminology has been applied a lot when discussing productivity in NZ - so good to slightly change the narrative device used.</w:t>
      </w:r>
      <w:r>
        <w:br/>
      </w:r>
      <w:r>
        <w:br/>
        <w:t>Narrow corridor, balancing act, knife-edge. Those sorts of metaphors I think fit the chapter a bit more directly!</w:t>
      </w:r>
    </w:p>
  </w:comment>
  <w:comment w:id="65" w:author="Matt Nolan" w:date="2026-02-08T16:21:00Z" w:initials="MN">
    <w:p w14:paraId="3551667F" w14:textId="77777777" w:rsidR="00744749" w:rsidRDefault="00744749" w:rsidP="00744749">
      <w:pPr>
        <w:pStyle w:val="CommentText"/>
      </w:pPr>
      <w:r>
        <w:rPr>
          <w:rStyle w:val="CommentReference"/>
        </w:rPr>
        <w:annotationRef/>
      </w:r>
      <w:r>
        <w:t>“Productive” vs “non-productive” is not an economic distinction - if a neutral tax-system leads to a choice it is the productive choice, in the absence of other barriers or spillovers of that choice.</w:t>
      </w:r>
      <w:r>
        <w:br/>
      </w:r>
      <w:r>
        <w:br/>
        <w:t>Housing provides shelter and comfort, a production line produces consumer goods - in both cases this is production, and what matters is whether such production is allocated in a way that matches the preferences of those consuming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EB145" w15:done="0"/>
  <w15:commentEx w15:paraId="355166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4553F2" w16cex:dateUtc="2026-02-08T02:54:00Z"/>
  <w16cex:commentExtensible w16cex:durableId="47D32FA4" w16cex:dateUtc="2026-02-08T0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EB145" w16cid:durableId="274553F2"/>
  <w16cid:commentId w16cid:paraId="3551667F" w16cid:durableId="47D32F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DE07B" w14:textId="77777777" w:rsidR="000F70AF" w:rsidRDefault="000F70AF" w:rsidP="006527B7">
      <w:pPr>
        <w:spacing w:after="0" w:line="240" w:lineRule="auto"/>
      </w:pPr>
      <w:r>
        <w:separator/>
      </w:r>
    </w:p>
  </w:endnote>
  <w:endnote w:type="continuationSeparator" w:id="0">
    <w:p w14:paraId="3175B798" w14:textId="77777777" w:rsidR="000F70AF" w:rsidRDefault="000F70AF" w:rsidP="00652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872525"/>
      <w:docPartObj>
        <w:docPartGallery w:val="Page Numbers (Bottom of Page)"/>
        <w:docPartUnique/>
      </w:docPartObj>
    </w:sdtPr>
    <w:sdtEndPr>
      <w:rPr>
        <w:noProof/>
      </w:rPr>
    </w:sdtEndPr>
    <w:sdtContent>
      <w:p w14:paraId="20C9CB27" w14:textId="4796AC9F" w:rsidR="006527B7" w:rsidRDefault="00652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399EF" w14:textId="77777777" w:rsidR="006527B7" w:rsidRDefault="00652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1A15B" w14:textId="77777777" w:rsidR="000F70AF" w:rsidRDefault="000F70AF" w:rsidP="006527B7">
      <w:pPr>
        <w:spacing w:after="0" w:line="240" w:lineRule="auto"/>
      </w:pPr>
      <w:r>
        <w:separator/>
      </w:r>
    </w:p>
  </w:footnote>
  <w:footnote w:type="continuationSeparator" w:id="0">
    <w:p w14:paraId="17525AAE" w14:textId="77777777" w:rsidR="000F70AF" w:rsidRDefault="000F70AF" w:rsidP="00652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610"/>
    <w:multiLevelType w:val="multilevel"/>
    <w:tmpl w:val="0D54C0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71E34"/>
    <w:multiLevelType w:val="multilevel"/>
    <w:tmpl w:val="E5B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93F42"/>
    <w:multiLevelType w:val="multilevel"/>
    <w:tmpl w:val="1204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80DC0"/>
    <w:multiLevelType w:val="multilevel"/>
    <w:tmpl w:val="70CC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74DEE"/>
    <w:multiLevelType w:val="multilevel"/>
    <w:tmpl w:val="C0F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812708">
    <w:abstractNumId w:val="3"/>
  </w:num>
  <w:num w:numId="2" w16cid:durableId="803691917">
    <w:abstractNumId w:val="2"/>
  </w:num>
  <w:num w:numId="3" w16cid:durableId="267003803">
    <w:abstractNumId w:val="4"/>
  </w:num>
  <w:num w:numId="4" w16cid:durableId="1649289105">
    <w:abstractNumId w:val="1"/>
  </w:num>
  <w:num w:numId="5" w16cid:durableId="8216256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Nolan">
    <w15:presenceInfo w15:providerId="AD" w15:userId="S::matt.nolan@e61.in::a62ef2e7-69e7-438f-a0a1-6155e204b9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CE"/>
    <w:rsid w:val="0003038A"/>
    <w:rsid w:val="00041484"/>
    <w:rsid w:val="00045BA0"/>
    <w:rsid w:val="00057810"/>
    <w:rsid w:val="000A296C"/>
    <w:rsid w:val="000F70AF"/>
    <w:rsid w:val="001702CC"/>
    <w:rsid w:val="00171D42"/>
    <w:rsid w:val="00173B67"/>
    <w:rsid w:val="001C2DDF"/>
    <w:rsid w:val="001C5ECE"/>
    <w:rsid w:val="001D6B9D"/>
    <w:rsid w:val="001E4CE1"/>
    <w:rsid w:val="001E7D43"/>
    <w:rsid w:val="001F769D"/>
    <w:rsid w:val="00215596"/>
    <w:rsid w:val="002855DB"/>
    <w:rsid w:val="002A1BE3"/>
    <w:rsid w:val="002A58D9"/>
    <w:rsid w:val="002F7006"/>
    <w:rsid w:val="00306BB3"/>
    <w:rsid w:val="00355928"/>
    <w:rsid w:val="00363D60"/>
    <w:rsid w:val="004A43E2"/>
    <w:rsid w:val="004D10CE"/>
    <w:rsid w:val="0050684B"/>
    <w:rsid w:val="00562F5C"/>
    <w:rsid w:val="005F6AE4"/>
    <w:rsid w:val="00611BA6"/>
    <w:rsid w:val="00620154"/>
    <w:rsid w:val="006527B7"/>
    <w:rsid w:val="00673942"/>
    <w:rsid w:val="00725D5B"/>
    <w:rsid w:val="00744749"/>
    <w:rsid w:val="007D3FC4"/>
    <w:rsid w:val="007F120C"/>
    <w:rsid w:val="007F4D96"/>
    <w:rsid w:val="008A1213"/>
    <w:rsid w:val="008F4336"/>
    <w:rsid w:val="008F6CDC"/>
    <w:rsid w:val="0096236B"/>
    <w:rsid w:val="00982722"/>
    <w:rsid w:val="00997DCE"/>
    <w:rsid w:val="009B345D"/>
    <w:rsid w:val="009F1F8D"/>
    <w:rsid w:val="00AE6F56"/>
    <w:rsid w:val="00B92AF4"/>
    <w:rsid w:val="00B94C3E"/>
    <w:rsid w:val="00BC6BE1"/>
    <w:rsid w:val="00C07417"/>
    <w:rsid w:val="00C70451"/>
    <w:rsid w:val="00C87C86"/>
    <w:rsid w:val="00CC2E50"/>
    <w:rsid w:val="00D613D3"/>
    <w:rsid w:val="00DC34CF"/>
    <w:rsid w:val="00DD2215"/>
    <w:rsid w:val="00DD52EC"/>
    <w:rsid w:val="00DF6F6D"/>
    <w:rsid w:val="00E138DF"/>
    <w:rsid w:val="00E43019"/>
    <w:rsid w:val="00E76E1F"/>
    <w:rsid w:val="00E821F8"/>
    <w:rsid w:val="00EB5CCE"/>
    <w:rsid w:val="00F128E8"/>
    <w:rsid w:val="00F36402"/>
    <w:rsid w:val="00F57E02"/>
    <w:rsid w:val="00FF7A2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3916"/>
  <w15:chartTrackingRefBased/>
  <w15:docId w15:val="{6ED10E95-D6C3-42F8-B99D-3EDAD2E9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CE"/>
    <w:rPr>
      <w:rFonts w:eastAsiaTheme="majorEastAsia" w:cstheme="majorBidi"/>
      <w:color w:val="272727" w:themeColor="text1" w:themeTint="D8"/>
    </w:rPr>
  </w:style>
  <w:style w:type="paragraph" w:styleId="Title">
    <w:name w:val="Title"/>
    <w:basedOn w:val="Normal"/>
    <w:next w:val="Normal"/>
    <w:link w:val="TitleChar"/>
    <w:uiPriority w:val="10"/>
    <w:qFormat/>
    <w:rsid w:val="00997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CE"/>
    <w:pPr>
      <w:spacing w:before="160"/>
      <w:jc w:val="center"/>
    </w:pPr>
    <w:rPr>
      <w:i/>
      <w:iCs/>
      <w:color w:val="404040" w:themeColor="text1" w:themeTint="BF"/>
    </w:rPr>
  </w:style>
  <w:style w:type="character" w:customStyle="1" w:styleId="QuoteChar">
    <w:name w:val="Quote Char"/>
    <w:basedOn w:val="DefaultParagraphFont"/>
    <w:link w:val="Quote"/>
    <w:uiPriority w:val="29"/>
    <w:rsid w:val="00997DCE"/>
    <w:rPr>
      <w:i/>
      <w:iCs/>
      <w:color w:val="404040" w:themeColor="text1" w:themeTint="BF"/>
    </w:rPr>
  </w:style>
  <w:style w:type="paragraph" w:styleId="ListParagraph">
    <w:name w:val="List Paragraph"/>
    <w:basedOn w:val="Normal"/>
    <w:uiPriority w:val="34"/>
    <w:qFormat/>
    <w:rsid w:val="00997DCE"/>
    <w:pPr>
      <w:ind w:left="720"/>
      <w:contextualSpacing/>
    </w:pPr>
  </w:style>
  <w:style w:type="character" w:styleId="IntenseEmphasis">
    <w:name w:val="Intense Emphasis"/>
    <w:basedOn w:val="DefaultParagraphFont"/>
    <w:uiPriority w:val="21"/>
    <w:qFormat/>
    <w:rsid w:val="00997DCE"/>
    <w:rPr>
      <w:i/>
      <w:iCs/>
      <w:color w:val="0F4761" w:themeColor="accent1" w:themeShade="BF"/>
    </w:rPr>
  </w:style>
  <w:style w:type="paragraph" w:styleId="IntenseQuote">
    <w:name w:val="Intense Quote"/>
    <w:basedOn w:val="Normal"/>
    <w:next w:val="Normal"/>
    <w:link w:val="IntenseQuoteChar"/>
    <w:uiPriority w:val="30"/>
    <w:qFormat/>
    <w:rsid w:val="00997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DCE"/>
    <w:rPr>
      <w:i/>
      <w:iCs/>
      <w:color w:val="0F4761" w:themeColor="accent1" w:themeShade="BF"/>
    </w:rPr>
  </w:style>
  <w:style w:type="character" w:styleId="IntenseReference">
    <w:name w:val="Intense Reference"/>
    <w:basedOn w:val="DefaultParagraphFont"/>
    <w:uiPriority w:val="32"/>
    <w:qFormat/>
    <w:rsid w:val="00997DCE"/>
    <w:rPr>
      <w:b/>
      <w:bCs/>
      <w:smallCaps/>
      <w:color w:val="0F4761" w:themeColor="accent1" w:themeShade="BF"/>
      <w:spacing w:val="5"/>
    </w:rPr>
  </w:style>
  <w:style w:type="paragraph" w:styleId="Header">
    <w:name w:val="header"/>
    <w:basedOn w:val="Normal"/>
    <w:link w:val="HeaderChar"/>
    <w:uiPriority w:val="99"/>
    <w:unhideWhenUsed/>
    <w:rsid w:val="006527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7B7"/>
  </w:style>
  <w:style w:type="paragraph" w:styleId="Footer">
    <w:name w:val="footer"/>
    <w:basedOn w:val="Normal"/>
    <w:link w:val="FooterChar"/>
    <w:uiPriority w:val="99"/>
    <w:unhideWhenUsed/>
    <w:rsid w:val="006527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7B7"/>
  </w:style>
  <w:style w:type="paragraph" w:styleId="Revision">
    <w:name w:val="Revision"/>
    <w:hidden/>
    <w:uiPriority w:val="99"/>
    <w:semiHidden/>
    <w:rsid w:val="001C2DDF"/>
    <w:pPr>
      <w:spacing w:after="0" w:line="240" w:lineRule="auto"/>
    </w:pPr>
  </w:style>
  <w:style w:type="character" w:styleId="CommentReference">
    <w:name w:val="annotation reference"/>
    <w:basedOn w:val="DefaultParagraphFont"/>
    <w:uiPriority w:val="99"/>
    <w:semiHidden/>
    <w:unhideWhenUsed/>
    <w:rsid w:val="001C2DDF"/>
    <w:rPr>
      <w:sz w:val="16"/>
      <w:szCs w:val="16"/>
    </w:rPr>
  </w:style>
  <w:style w:type="paragraph" w:styleId="CommentText">
    <w:name w:val="annotation text"/>
    <w:basedOn w:val="Normal"/>
    <w:link w:val="CommentTextChar"/>
    <w:uiPriority w:val="99"/>
    <w:unhideWhenUsed/>
    <w:rsid w:val="001C2DDF"/>
    <w:pPr>
      <w:spacing w:line="240" w:lineRule="auto"/>
    </w:pPr>
    <w:rPr>
      <w:sz w:val="20"/>
      <w:szCs w:val="20"/>
    </w:rPr>
  </w:style>
  <w:style w:type="character" w:customStyle="1" w:styleId="CommentTextChar">
    <w:name w:val="Comment Text Char"/>
    <w:basedOn w:val="DefaultParagraphFont"/>
    <w:link w:val="CommentText"/>
    <w:uiPriority w:val="99"/>
    <w:rsid w:val="001C2DDF"/>
    <w:rPr>
      <w:sz w:val="20"/>
      <w:szCs w:val="20"/>
    </w:rPr>
  </w:style>
  <w:style w:type="paragraph" w:styleId="CommentSubject">
    <w:name w:val="annotation subject"/>
    <w:basedOn w:val="CommentText"/>
    <w:next w:val="CommentText"/>
    <w:link w:val="CommentSubjectChar"/>
    <w:uiPriority w:val="99"/>
    <w:semiHidden/>
    <w:unhideWhenUsed/>
    <w:rsid w:val="001C2DDF"/>
    <w:rPr>
      <w:b/>
      <w:bCs/>
    </w:rPr>
  </w:style>
  <w:style w:type="character" w:customStyle="1" w:styleId="CommentSubjectChar">
    <w:name w:val="Comment Subject Char"/>
    <w:basedOn w:val="CommentTextChar"/>
    <w:link w:val="CommentSubject"/>
    <w:uiPriority w:val="99"/>
    <w:semiHidden/>
    <w:rsid w:val="001C2DDF"/>
    <w:rPr>
      <w:b/>
      <w:bCs/>
      <w:sz w:val="20"/>
      <w:szCs w:val="20"/>
    </w:rPr>
  </w:style>
  <w:style w:type="character" w:styleId="Hyperlink">
    <w:name w:val="Hyperlink"/>
    <w:basedOn w:val="DefaultParagraphFont"/>
    <w:uiPriority w:val="99"/>
    <w:unhideWhenUsed/>
    <w:rsid w:val="009B345D"/>
    <w:rPr>
      <w:color w:val="467886" w:themeColor="hyperlink"/>
      <w:u w:val="single"/>
    </w:rPr>
  </w:style>
  <w:style w:type="character" w:styleId="UnresolvedMention">
    <w:name w:val="Unresolved Mention"/>
    <w:basedOn w:val="DefaultParagraphFont"/>
    <w:uiPriority w:val="99"/>
    <w:semiHidden/>
    <w:unhideWhenUsed/>
    <w:rsid w:val="00BC6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6</Pages>
  <Words>2769</Words>
  <Characters>17836</Characters>
  <Application>Microsoft Office Word</Application>
  <DocSecurity>0</DocSecurity>
  <Lines>270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Davis</dc:creator>
  <cp:keywords/>
  <dc:description/>
  <cp:lastModifiedBy>Matt Nolan</cp:lastModifiedBy>
  <cp:revision>46</cp:revision>
  <dcterms:created xsi:type="dcterms:W3CDTF">2026-02-08T00:55:00Z</dcterms:created>
  <dcterms:modified xsi:type="dcterms:W3CDTF">2026-02-08T06:55:00Z</dcterms:modified>
</cp:coreProperties>
</file>